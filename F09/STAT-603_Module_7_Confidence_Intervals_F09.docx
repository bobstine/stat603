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header3.xml" ContentType="application/vnd.openxmlformats-officedocument.wordprocessingml.header+xml"/>
  <Override PartName="/word/settings.xml" ContentType="application/vnd.openxmlformats-officedocument.wordprocessingml.settings+xml"/>
  <Default Extension="xml" ContentType="application/xml"/>
  <Default Extension="wmf" ContentType="image/x-wmf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Default Extension="bin" ContentType="application/vnd.openxmlformats-officedocument.oleObject"/>
  <Override PartName="/word/fontTable.xml" ContentType="application/vnd.openxmlformats-officedocument.wordprocessingml.fontTable+xml"/>
  <Default Extension="rels" ContentType="application/vnd.openxmlformats-package.relationship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  <Default Extension="jpeg" ContentType="image/jpeg"/>
  <Override PartName="/word/footer2.xml" ContentType="application/vnd.openxmlformats-officedocument.wordprocessingml.footer+xml"/>
  <Override PartName="/word/endnotes.xml" ContentType="application/vnd.openxmlformats-officedocument.wordprocessingml.endnotes+xml"/>
  <Default Extension="png" ContentType="image/png"/>
  <Default Extension="pict" ContentType="image/pict"/>
</Types>
</file>

<file path=_rels/.rels><?xml version="1.0" encoding="UTF-8" standalone="yes"?>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body>
    <w:p w:rsidR="008D1B15" w:rsidRDefault="008D1B15" w:rsidP="008D1B15"/>
    <w:p w:rsidR="008D1B15" w:rsidRPr="005303A5" w:rsidRDefault="008D1B15" w:rsidP="008D1B15">
      <w:pPr>
        <w:pStyle w:val="CaseTitle"/>
        <w:jc w:val="left"/>
        <w:rPr>
          <w:b/>
          <w:bCs/>
          <w:color w:val="999999"/>
          <w:sz w:val="52"/>
          <w:szCs w:val="52"/>
        </w:rPr>
      </w:pPr>
      <w:r>
        <w:rPr>
          <w:b/>
          <w:bCs/>
          <w:sz w:val="52"/>
          <w:szCs w:val="52"/>
        </w:rPr>
        <w:t xml:space="preserve">Module 7: </w:t>
      </w:r>
      <w:r w:rsidR="00134990">
        <w:rPr>
          <w:b/>
          <w:bCs/>
          <w:sz w:val="52"/>
          <w:szCs w:val="52"/>
        </w:rPr>
        <w:t xml:space="preserve">Standard Errors and </w:t>
      </w:r>
      <w:r>
        <w:rPr>
          <w:b/>
          <w:bCs/>
          <w:sz w:val="52"/>
          <w:szCs w:val="52"/>
        </w:rPr>
        <w:t>Confidence Intervals</w:t>
      </w:r>
    </w:p>
    <w:p w:rsidR="00997DB5" w:rsidRDefault="00997DB5" w:rsidP="00EF3AFD">
      <w:pPr>
        <w:pStyle w:val="BodyText"/>
      </w:pPr>
    </w:p>
    <w:p w:rsidR="00997DB5" w:rsidRPr="00997DB5" w:rsidRDefault="00997DB5" w:rsidP="00EF3AFD">
      <w:pPr>
        <w:pStyle w:val="BodyText"/>
      </w:pPr>
      <w:r w:rsidRPr="00997DB5">
        <w:t>Reporting Statistical Error</w:t>
      </w:r>
    </w:p>
    <w:p w:rsidR="00997DB5" w:rsidRDefault="00997DB5" w:rsidP="00EF3AFD">
      <w:pPr>
        <w:pStyle w:val="BodyText"/>
      </w:pPr>
    </w:p>
    <w:p w:rsidR="00997DB5" w:rsidRPr="00941886" w:rsidRDefault="00997DB5" w:rsidP="00EF3AFD">
      <w:pPr>
        <w:pStyle w:val="BodyText"/>
        <w:rPr>
          <w:sz w:val="36"/>
          <w:szCs w:val="36"/>
        </w:rPr>
      </w:pPr>
      <w:r w:rsidRPr="00941886">
        <w:rPr>
          <w:sz w:val="36"/>
          <w:szCs w:val="36"/>
        </w:rPr>
        <w:t xml:space="preserve">When we sample from a population and use </w:t>
      </w:r>
      <w:r w:rsidR="00941886" w:rsidRPr="00941886">
        <w:rPr>
          <w:position w:val="-4"/>
          <w:sz w:val="36"/>
          <w:szCs w:val="36"/>
        </w:rPr>
        <w:object w:dxaOrig="26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8pt;height:15.2pt" o:ole="">
            <v:imagedata r:id="rId7" r:pict="rId8" o:title=""/>
          </v:shape>
          <o:OLEObject Type="Embed" ProgID="Equation.3" ShapeID="_x0000_i1025" DrawAspect="Content" ObjectID="_1183209418" r:id="rId9"/>
        </w:object>
      </w:r>
      <w:r w:rsidRPr="00941886">
        <w:rPr>
          <w:sz w:val="36"/>
          <w:szCs w:val="36"/>
        </w:rPr>
        <w:t xml:space="preserve"> to estimate </w:t>
      </w:r>
      <w:r w:rsidR="00941886" w:rsidRPr="00941886">
        <w:rPr>
          <w:sz w:val="36"/>
          <w:szCs w:val="36"/>
        </w:rPr>
        <w:sym w:font="Symbol" w:char="F06D"/>
      </w:r>
      <w:r w:rsidRPr="00941886">
        <w:rPr>
          <w:sz w:val="36"/>
          <w:szCs w:val="36"/>
        </w:rPr>
        <w:t xml:space="preserve">, it is extremely unlikely that </w:t>
      </w:r>
      <w:r w:rsidR="00941886" w:rsidRPr="00941886">
        <w:rPr>
          <w:position w:val="-4"/>
          <w:sz w:val="36"/>
          <w:szCs w:val="36"/>
        </w:rPr>
        <w:object w:dxaOrig="260" w:dyaOrig="300">
          <v:shape id="_x0000_i1026" type="#_x0000_t75" style="width:12.8pt;height:15.2pt" o:ole="">
            <v:imagedata r:id="rId10" r:pict="rId11" o:title=""/>
          </v:shape>
          <o:OLEObject Type="Embed" ProgID="Equation.3" ShapeID="_x0000_i1026" DrawAspect="Content" ObjectID="_1183209419" r:id="rId12"/>
        </w:object>
      </w:r>
      <w:r w:rsidRPr="00941886">
        <w:rPr>
          <w:sz w:val="36"/>
          <w:szCs w:val="36"/>
        </w:rPr>
        <w:t xml:space="preserve"> will be exactly </w:t>
      </w:r>
      <w:del w:id="0" w:author="Robert Stine" w:date="2009-07-17T16:26:00Z">
        <w:r w:rsidRPr="00941886" w:rsidDel="00DD30C8">
          <w:rPr>
            <w:sz w:val="36"/>
            <w:szCs w:val="36"/>
          </w:rPr>
          <w:delText>correct</w:delText>
        </w:r>
      </w:del>
      <w:ins w:id="1" w:author="Robert Stine" w:date="2009-07-17T16:26:00Z">
        <w:r w:rsidR="00DD30C8">
          <w:rPr>
            <w:sz w:val="36"/>
            <w:szCs w:val="36"/>
          </w:rPr>
          <w:t xml:space="preserve">the same as </w:t>
        </w:r>
        <w:r w:rsidR="00DD30C8" w:rsidRPr="00941886">
          <w:rPr>
            <w:sz w:val="36"/>
            <w:szCs w:val="36"/>
          </w:rPr>
          <w:sym w:font="Symbol" w:char="F06D"/>
        </w:r>
      </w:ins>
      <w:r w:rsidRPr="00941886">
        <w:rPr>
          <w:sz w:val="36"/>
          <w:szCs w:val="36"/>
        </w:rPr>
        <w:t>.  Why?</w:t>
      </w:r>
    </w:p>
    <w:p w:rsidR="00997DB5" w:rsidRPr="00941886" w:rsidRDefault="00997DB5" w:rsidP="00EF3AFD">
      <w:pPr>
        <w:pStyle w:val="BodyText"/>
        <w:rPr>
          <w:sz w:val="36"/>
          <w:szCs w:val="36"/>
        </w:rPr>
      </w:pPr>
    </w:p>
    <w:p w:rsidR="00EF3AFD" w:rsidRPr="00941886" w:rsidRDefault="00997DB5" w:rsidP="00EF3AFD">
      <w:pPr>
        <w:pStyle w:val="BodyText"/>
        <w:rPr>
          <w:sz w:val="36"/>
          <w:szCs w:val="36"/>
        </w:rPr>
      </w:pPr>
      <w:r w:rsidRPr="00941886">
        <w:rPr>
          <w:sz w:val="36"/>
          <w:szCs w:val="36"/>
        </w:rPr>
        <w:t>For</w:t>
      </w:r>
      <w:r w:rsidR="00EF3AFD" w:rsidRPr="00941886">
        <w:rPr>
          <w:sz w:val="36"/>
          <w:szCs w:val="36"/>
        </w:rPr>
        <w:t xml:space="preserve">tunately however, the astonishing fact tells us that </w:t>
      </w:r>
    </w:p>
    <w:p w:rsidR="00EF3AFD" w:rsidRPr="00941886" w:rsidRDefault="00EF3AFD" w:rsidP="00EF3AFD">
      <w:pPr>
        <w:pStyle w:val="BodyText"/>
        <w:rPr>
          <w:sz w:val="36"/>
          <w:szCs w:val="36"/>
        </w:rPr>
      </w:pPr>
    </w:p>
    <w:p w:rsidR="00EF3AFD" w:rsidRPr="00941886" w:rsidRDefault="00EF3AFD" w:rsidP="003452E4">
      <w:pPr>
        <w:pStyle w:val="BodyText"/>
        <w:ind w:firstLine="720"/>
        <w:jc w:val="center"/>
        <w:rPr>
          <w:sz w:val="36"/>
          <w:szCs w:val="36"/>
        </w:rPr>
      </w:pPr>
      <w:proofErr w:type="gramStart"/>
      <w:r w:rsidRPr="00941886">
        <w:rPr>
          <w:sz w:val="36"/>
          <w:szCs w:val="36"/>
        </w:rPr>
        <w:t>P(</w:t>
      </w:r>
      <w:proofErr w:type="gramEnd"/>
      <w:r w:rsidRPr="00941886">
        <w:rPr>
          <w:sz w:val="36"/>
          <w:szCs w:val="36"/>
        </w:rPr>
        <w:sym w:font="Symbol" w:char="F06D"/>
      </w:r>
      <w:r w:rsidRPr="00941886">
        <w:rPr>
          <w:sz w:val="36"/>
          <w:szCs w:val="36"/>
        </w:rPr>
        <w:t xml:space="preserve"> </w:t>
      </w:r>
      <w:r w:rsidRPr="00941886">
        <w:rPr>
          <w:sz w:val="36"/>
          <w:szCs w:val="36"/>
        </w:rPr>
        <w:sym w:font="Symbol" w:char="F02D"/>
      </w:r>
      <w:r w:rsidRPr="00941886">
        <w:rPr>
          <w:sz w:val="36"/>
          <w:szCs w:val="36"/>
        </w:rPr>
        <w:t xml:space="preserve"> 2</w:t>
      </w:r>
      <w:r w:rsidRPr="00941886">
        <w:rPr>
          <w:sz w:val="36"/>
          <w:szCs w:val="36"/>
        </w:rPr>
        <w:sym w:font="Symbol" w:char="F073"/>
      </w:r>
      <w:r w:rsidRPr="00941886">
        <w:rPr>
          <w:sz w:val="36"/>
          <w:szCs w:val="36"/>
        </w:rPr>
        <w:t>/</w:t>
      </w:r>
      <w:r w:rsidRPr="00941886">
        <w:rPr>
          <w:position w:val="-8"/>
          <w:sz w:val="36"/>
          <w:szCs w:val="36"/>
        </w:rPr>
        <w:object w:dxaOrig="520" w:dyaOrig="460">
          <v:shape id="_x0000_i1027" type="#_x0000_t75" style="width:26.4pt;height:23.2pt" o:ole="">
            <v:imagedata r:id="rId13" o:title=""/>
          </v:shape>
          <o:OLEObject Type="Embed" ProgID="Equation.3" ShapeID="_x0000_i1027" DrawAspect="Content" ObjectID="_1183209420" r:id="rId14"/>
        </w:object>
      </w:r>
      <w:r w:rsidRPr="00941886">
        <w:rPr>
          <w:sz w:val="36"/>
          <w:szCs w:val="36"/>
        </w:rPr>
        <w:t xml:space="preserve">   </w:t>
      </w:r>
      <w:r w:rsidRPr="00941886">
        <w:rPr>
          <w:sz w:val="36"/>
          <w:szCs w:val="36"/>
        </w:rPr>
        <w:sym w:font="Symbol" w:char="F0A3"/>
      </w:r>
      <w:r w:rsidRPr="00941886">
        <w:rPr>
          <w:sz w:val="36"/>
          <w:szCs w:val="36"/>
        </w:rPr>
        <w:t xml:space="preserve">    </w:t>
      </w:r>
      <w:r w:rsidRPr="00941886">
        <w:rPr>
          <w:position w:val="-4"/>
          <w:sz w:val="36"/>
          <w:szCs w:val="36"/>
        </w:rPr>
        <w:object w:dxaOrig="260" w:dyaOrig="300">
          <v:shape id="_x0000_i1028" type="#_x0000_t75" style="width:12.8pt;height:15.2pt" o:ole="">
            <v:imagedata r:id="rId15" r:pict="rId16" o:title=""/>
          </v:shape>
          <o:OLEObject Type="Embed" ProgID="Equation.3" ShapeID="_x0000_i1028" DrawAspect="Content" ObjectID="_1183209421" r:id="rId17"/>
        </w:object>
      </w:r>
      <w:r w:rsidRPr="00941886">
        <w:rPr>
          <w:sz w:val="36"/>
          <w:szCs w:val="36"/>
        </w:rPr>
        <w:t xml:space="preserve">   </w:t>
      </w:r>
      <w:r w:rsidRPr="00941886">
        <w:rPr>
          <w:sz w:val="36"/>
          <w:szCs w:val="36"/>
        </w:rPr>
        <w:sym w:font="Symbol" w:char="F0A3"/>
      </w:r>
      <w:r w:rsidRPr="00941886">
        <w:rPr>
          <w:sz w:val="36"/>
          <w:szCs w:val="36"/>
        </w:rPr>
        <w:t xml:space="preserve">   </w:t>
      </w:r>
      <w:r w:rsidRPr="00941886">
        <w:rPr>
          <w:sz w:val="36"/>
          <w:szCs w:val="36"/>
        </w:rPr>
        <w:sym w:font="Symbol" w:char="F06D"/>
      </w:r>
      <w:r w:rsidRPr="00941886">
        <w:rPr>
          <w:sz w:val="36"/>
          <w:szCs w:val="36"/>
        </w:rPr>
        <w:t xml:space="preserve"> + 2</w:t>
      </w:r>
      <w:r w:rsidRPr="00941886">
        <w:rPr>
          <w:sz w:val="36"/>
          <w:szCs w:val="36"/>
        </w:rPr>
        <w:sym w:font="Symbol" w:char="F073"/>
      </w:r>
      <w:r w:rsidRPr="00941886">
        <w:rPr>
          <w:sz w:val="36"/>
          <w:szCs w:val="36"/>
        </w:rPr>
        <w:t>/</w:t>
      </w:r>
      <w:r w:rsidRPr="00941886">
        <w:rPr>
          <w:position w:val="-8"/>
          <w:sz w:val="36"/>
          <w:szCs w:val="36"/>
        </w:rPr>
        <w:object w:dxaOrig="520" w:dyaOrig="460">
          <v:shape id="_x0000_i1029" type="#_x0000_t75" style="width:26.4pt;height:23.2pt" o:ole="">
            <v:imagedata r:id="rId18" o:title=""/>
          </v:shape>
          <o:OLEObject Type="Embed" ProgID="Equation.3" ShapeID="_x0000_i1029" DrawAspect="Content" ObjectID="_1183209422" r:id="rId19"/>
        </w:object>
      </w:r>
      <w:r w:rsidRPr="00941886">
        <w:rPr>
          <w:sz w:val="36"/>
          <w:szCs w:val="36"/>
        </w:rPr>
        <w:t xml:space="preserve">) </w:t>
      </w:r>
      <w:r w:rsidRPr="00941886">
        <w:rPr>
          <w:sz w:val="36"/>
          <w:szCs w:val="36"/>
        </w:rPr>
        <w:sym w:font="Symbol" w:char="F0BB"/>
      </w:r>
    </w:p>
    <w:p w:rsidR="00EF3AFD" w:rsidRPr="00941886" w:rsidRDefault="00EF3AFD" w:rsidP="00EF3AFD">
      <w:pPr>
        <w:pStyle w:val="BodyText"/>
        <w:rPr>
          <w:sz w:val="36"/>
          <w:szCs w:val="36"/>
        </w:rPr>
      </w:pPr>
    </w:p>
    <w:p w:rsidR="00997DB5" w:rsidRPr="00941886" w:rsidRDefault="00EF3AFD" w:rsidP="00EF3AFD">
      <w:pPr>
        <w:pStyle w:val="BodyText"/>
        <w:rPr>
          <w:sz w:val="36"/>
          <w:szCs w:val="36"/>
        </w:rPr>
      </w:pPr>
      <w:proofErr w:type="gramStart"/>
      <w:r w:rsidRPr="00941886">
        <w:rPr>
          <w:sz w:val="36"/>
          <w:szCs w:val="36"/>
        </w:rPr>
        <w:t>which</w:t>
      </w:r>
      <w:proofErr w:type="gramEnd"/>
      <w:r w:rsidRPr="00941886">
        <w:rPr>
          <w:sz w:val="36"/>
          <w:szCs w:val="36"/>
        </w:rPr>
        <w:t xml:space="preserve"> means that </w:t>
      </w:r>
      <w:r w:rsidR="00941886" w:rsidRPr="00941886">
        <w:rPr>
          <w:position w:val="-4"/>
          <w:sz w:val="36"/>
          <w:szCs w:val="36"/>
        </w:rPr>
        <w:object w:dxaOrig="260" w:dyaOrig="300">
          <v:shape id="_x0000_i1030" type="#_x0000_t75" style="width:12.8pt;height:15.2pt" o:ole="">
            <v:imagedata r:id="rId20" r:pict="rId21" o:title=""/>
          </v:shape>
          <o:OLEObject Type="Embed" ProgID="Equation.3" ShapeID="_x0000_i1030" DrawAspect="Content" ObjectID="_1183209423" r:id="rId22"/>
        </w:object>
      </w:r>
      <w:r w:rsidRPr="00941886">
        <w:rPr>
          <w:sz w:val="36"/>
          <w:szCs w:val="36"/>
        </w:rPr>
        <w:t xml:space="preserve"> will be within </w:t>
      </w:r>
      <w:r w:rsidR="00941886" w:rsidRPr="00941886">
        <w:rPr>
          <w:sz w:val="36"/>
          <w:szCs w:val="36"/>
        </w:rPr>
        <w:t xml:space="preserve"> 2</w:t>
      </w:r>
      <w:r w:rsidR="00941886" w:rsidRPr="00941886">
        <w:rPr>
          <w:sz w:val="36"/>
          <w:szCs w:val="36"/>
        </w:rPr>
        <w:sym w:font="Symbol" w:char="F073"/>
      </w:r>
      <w:r w:rsidR="00941886" w:rsidRPr="00941886">
        <w:rPr>
          <w:sz w:val="36"/>
          <w:szCs w:val="36"/>
        </w:rPr>
        <w:t>/</w:t>
      </w:r>
      <w:r w:rsidR="00941886" w:rsidRPr="00941886">
        <w:rPr>
          <w:position w:val="-8"/>
          <w:sz w:val="36"/>
          <w:szCs w:val="36"/>
        </w:rPr>
        <w:object w:dxaOrig="520" w:dyaOrig="460">
          <v:shape id="_x0000_i1031" type="#_x0000_t75" style="width:26.4pt;height:23.2pt" o:ole="">
            <v:imagedata r:id="rId23" o:title=""/>
          </v:shape>
          <o:OLEObject Type="Embed" ProgID="Equation.3" ShapeID="_x0000_i1031" DrawAspect="Content" ObjectID="_1183209424" r:id="rId24"/>
        </w:object>
      </w:r>
      <w:r w:rsidRPr="00941886">
        <w:rPr>
          <w:sz w:val="36"/>
          <w:szCs w:val="36"/>
        </w:rPr>
        <w:t xml:space="preserve">of </w:t>
      </w:r>
      <w:r w:rsidR="00941886" w:rsidRPr="00941886">
        <w:rPr>
          <w:sz w:val="36"/>
          <w:szCs w:val="36"/>
        </w:rPr>
        <w:sym w:font="Symbol" w:char="F06D"/>
      </w:r>
      <w:r w:rsidRPr="00941886">
        <w:rPr>
          <w:sz w:val="36"/>
          <w:szCs w:val="36"/>
        </w:rPr>
        <w:t xml:space="preserve"> about _____% of the time.</w:t>
      </w:r>
    </w:p>
    <w:p w:rsidR="00997DB5" w:rsidRPr="00941886" w:rsidRDefault="00997DB5" w:rsidP="00EF3AFD">
      <w:pPr>
        <w:pStyle w:val="BodyText"/>
        <w:rPr>
          <w:sz w:val="36"/>
          <w:szCs w:val="36"/>
        </w:rPr>
      </w:pPr>
    </w:p>
    <w:p w:rsidR="0049027E" w:rsidRDefault="00EF3AFD" w:rsidP="00EF3AFD">
      <w:pPr>
        <w:pStyle w:val="BodyText"/>
        <w:rPr>
          <w:sz w:val="36"/>
          <w:szCs w:val="36"/>
        </w:rPr>
      </w:pPr>
      <w:r w:rsidRPr="00941886">
        <w:rPr>
          <w:sz w:val="36"/>
          <w:szCs w:val="36"/>
        </w:rPr>
        <w:t>It would seem</w:t>
      </w:r>
      <w:r w:rsidR="0049027E">
        <w:rPr>
          <w:sz w:val="36"/>
          <w:szCs w:val="36"/>
        </w:rPr>
        <w:t>,</w:t>
      </w:r>
      <w:r w:rsidRPr="00941886">
        <w:rPr>
          <w:sz w:val="36"/>
          <w:szCs w:val="36"/>
        </w:rPr>
        <w:t xml:space="preserve"> however, that this is not useful whenever </w:t>
      </w:r>
      <w:r w:rsidR="0049027E">
        <w:rPr>
          <w:sz w:val="36"/>
          <w:szCs w:val="36"/>
        </w:rPr>
        <w:sym w:font="Symbol" w:char="F073"/>
      </w:r>
      <w:proofErr w:type="gramStart"/>
      <w:r w:rsidR="0049027E">
        <w:rPr>
          <w:sz w:val="36"/>
          <w:szCs w:val="36"/>
        </w:rPr>
        <w:t xml:space="preserve"> </w:t>
      </w:r>
      <w:r w:rsidRPr="00941886">
        <w:rPr>
          <w:sz w:val="36"/>
          <w:szCs w:val="36"/>
        </w:rPr>
        <w:t xml:space="preserve"> is</w:t>
      </w:r>
      <w:proofErr w:type="gramEnd"/>
      <w:r w:rsidRPr="00941886">
        <w:rPr>
          <w:sz w:val="36"/>
          <w:szCs w:val="36"/>
        </w:rPr>
        <w:t xml:space="preserve"> unknown </w:t>
      </w:r>
    </w:p>
    <w:p w:rsidR="007C71B4" w:rsidRPr="00721B71" w:rsidRDefault="00EF3AFD" w:rsidP="00EF3AFD">
      <w:pPr>
        <w:pStyle w:val="BodyText"/>
      </w:pPr>
      <w:r w:rsidRPr="00941886">
        <w:rPr>
          <w:sz w:val="36"/>
          <w:szCs w:val="36"/>
        </w:rPr>
        <w:t>(</w:t>
      </w:r>
      <w:proofErr w:type="gramStart"/>
      <w:r w:rsidRPr="00941886">
        <w:rPr>
          <w:sz w:val="36"/>
          <w:szCs w:val="36"/>
        </w:rPr>
        <w:t>which</w:t>
      </w:r>
      <w:proofErr w:type="gramEnd"/>
      <w:r w:rsidRPr="00941886">
        <w:rPr>
          <w:sz w:val="36"/>
          <w:szCs w:val="36"/>
        </w:rPr>
        <w:t xml:space="preserve"> is almost always the case).</w:t>
      </w:r>
      <w:r w:rsidR="00FA08CC" w:rsidRPr="00941886">
        <w:rPr>
          <w:sz w:val="36"/>
          <w:szCs w:val="36"/>
        </w:rPr>
        <w:br w:type="page"/>
      </w:r>
      <w:r w:rsidR="007C71B4" w:rsidRPr="00721B71">
        <w:t xml:space="preserve">The Standard Error of </w:t>
      </w:r>
      <w:r w:rsidR="007C71B4" w:rsidRPr="0092519A">
        <w:rPr>
          <w:position w:val="-6"/>
        </w:rPr>
        <w:object w:dxaOrig="260" w:dyaOrig="300">
          <v:shape id="_x0000_i1032" type="#_x0000_t75" style="width:19.2pt;height:22.4pt" o:ole="">
            <v:imagedata r:id="rId25" r:pict="rId26" o:title=""/>
          </v:shape>
          <o:OLEObject Type="Embed" ProgID="Equation.3" ShapeID="_x0000_i1032" DrawAspect="Content" ObjectID="_1183209425" r:id="rId27"/>
        </w:object>
      </w:r>
    </w:p>
    <w:p w:rsidR="00EF3AFD" w:rsidRDefault="00EF3AFD" w:rsidP="00EF3AFD">
      <w:pPr>
        <w:pStyle w:val="BodyText"/>
      </w:pPr>
    </w:p>
    <w:p w:rsidR="00EE4FEF" w:rsidRDefault="00EE4FEF" w:rsidP="006A0F44">
      <w:pPr>
        <w:pStyle w:val="BodyText"/>
      </w:pPr>
    </w:p>
    <w:p w:rsidR="006A0F44" w:rsidRDefault="00D944C2" w:rsidP="006A0F44">
      <w:pPr>
        <w:pStyle w:val="BodyText"/>
      </w:pPr>
      <w:r>
        <w:t xml:space="preserve">A </w:t>
      </w:r>
      <w:r w:rsidR="00EF3AFD">
        <w:t>Powerful Idea</w:t>
      </w:r>
      <w:proofErr w:type="gramStart"/>
      <w:r w:rsidR="00EF3AFD">
        <w:t xml:space="preserve">:  </w:t>
      </w:r>
      <w:proofErr w:type="gramEnd"/>
      <w:r w:rsidR="006A0F44">
        <w:br/>
      </w:r>
    </w:p>
    <w:p w:rsidR="006A0F44" w:rsidRDefault="00EF3AFD" w:rsidP="00A60225">
      <w:pPr>
        <w:pStyle w:val="BodyText"/>
        <w:ind w:firstLine="720"/>
      </w:pPr>
      <w:r>
        <w:t xml:space="preserve">Since s estimates </w:t>
      </w:r>
      <w:del w:id="2" w:author="Robert Stine" w:date="2009-07-15T17:00:00Z">
        <w:r w:rsidDel="00DD7E9D">
          <w:delText>sigma</w:delText>
        </w:r>
      </w:del>
      <w:ins w:id="3" w:author="Robert Stine" w:date="2009-07-15T17:00:00Z">
        <w:r w:rsidR="00DD7E9D">
          <w:sym w:font="Symbol" w:char="F073"/>
        </w:r>
      </w:ins>
      <w:r>
        <w:t xml:space="preserve">, we can use </w:t>
      </w:r>
      <w:r w:rsidR="006A0F44" w:rsidRPr="0092519A">
        <w:rPr>
          <w:position w:val="-14"/>
        </w:rPr>
        <w:object w:dxaOrig="1820" w:dyaOrig="520">
          <v:shape id="_x0000_i1033" type="#_x0000_t75" style="width:91.2pt;height:26.4pt" o:ole="">
            <v:imagedata r:id="rId28" o:title=""/>
          </v:shape>
          <o:OLEObject Type="Embed" ProgID="Equation.3" ShapeID="_x0000_i1033" DrawAspect="Content" ObjectID="_1183209426" r:id="rId29"/>
        </w:object>
      </w:r>
      <w:r w:rsidR="006A0F44">
        <w:t xml:space="preserve"> to estimate</w:t>
      </w:r>
      <w:r w:rsidR="00A60225">
        <w:t xml:space="preserve"> </w:t>
      </w:r>
      <w:r w:rsidR="007C71B4">
        <w:sym w:font="Symbol" w:char="F073"/>
      </w:r>
      <w:r w:rsidR="007C71B4" w:rsidRPr="00F05494">
        <w:rPr>
          <w:position w:val="-2"/>
          <w:vertAlign w:val="subscript"/>
        </w:rPr>
        <w:object w:dxaOrig="220" w:dyaOrig="260">
          <v:shape id="_x0000_i1034" type="#_x0000_t75" style="width:9.6pt;height:10.4pt" o:ole="" fillcolor="window">
            <v:imagedata r:id="rId30" r:pict="rId31" o:title=""/>
          </v:shape>
          <o:OLEObject Type="Embed" ProgID="Equation" ShapeID="_x0000_i1034" DrawAspect="Content" ObjectID="_1183209427" r:id="rId32"/>
        </w:object>
      </w:r>
      <w:r w:rsidR="007C71B4">
        <w:rPr>
          <w:vertAlign w:val="subscript"/>
        </w:rPr>
        <w:t xml:space="preserve"> </w:t>
      </w:r>
      <w:r w:rsidR="007C71B4">
        <w:t xml:space="preserve"> = (</w:t>
      </w:r>
      <w:r w:rsidR="007C71B4">
        <w:sym w:font="Symbol" w:char="F073"/>
      </w:r>
      <w:r w:rsidR="007C71B4">
        <w:t xml:space="preserve"> /</w:t>
      </w:r>
      <w:r w:rsidR="007C71B4" w:rsidRPr="00CB0F73">
        <w:rPr>
          <w:position w:val="-8"/>
        </w:rPr>
        <w:object w:dxaOrig="520" w:dyaOrig="460">
          <v:shape id="_x0000_i1035" type="#_x0000_t75" style="width:26.4pt;height:23.2pt" o:ole="">
            <v:imagedata r:id="rId33" o:title=""/>
          </v:shape>
          <o:OLEObject Type="Embed" ProgID="Equation.3" ShapeID="_x0000_i1035" DrawAspect="Content" ObjectID="_1183209428" r:id="rId34"/>
        </w:object>
      </w:r>
      <w:r w:rsidR="007C71B4">
        <w:t>)</w:t>
      </w:r>
    </w:p>
    <w:p w:rsidR="007C71B4" w:rsidRDefault="007C71B4" w:rsidP="00EF3AFD">
      <w:pPr>
        <w:pStyle w:val="BodyText"/>
      </w:pPr>
    </w:p>
    <w:p w:rsidR="00A60225" w:rsidRDefault="00A60225" w:rsidP="00EF3AFD">
      <w:pPr>
        <w:pStyle w:val="BodyText"/>
      </w:pPr>
    </w:p>
    <w:p w:rsidR="00A60225" w:rsidRDefault="00A60225" w:rsidP="00EF3AFD">
      <w:pPr>
        <w:pStyle w:val="BodyText"/>
      </w:pPr>
    </w:p>
    <w:p w:rsidR="007C71B4" w:rsidRPr="00A60225" w:rsidRDefault="00A60225" w:rsidP="00EF3AFD">
      <w:pPr>
        <w:pStyle w:val="BodyText"/>
      </w:pPr>
      <w:r w:rsidRPr="00A60225">
        <w:rPr>
          <w:position w:val="-14"/>
        </w:rPr>
        <w:object w:dxaOrig="1820" w:dyaOrig="520">
          <v:shape id="_x0000_i1036" type="#_x0000_t75" style="width:91.2pt;height:26.4pt" o:ole="">
            <v:imagedata r:id="rId35" o:title=""/>
          </v:shape>
          <o:OLEObject Type="Embed" ProgID="Equation.3" ShapeID="_x0000_i1036" DrawAspect="Content" ObjectID="_1183209429" r:id="rId36"/>
        </w:object>
      </w:r>
      <w:r w:rsidR="007C71B4" w:rsidRPr="00A60225">
        <w:t xml:space="preserve"> </w:t>
      </w:r>
      <w:proofErr w:type="gramStart"/>
      <w:r w:rsidR="007C71B4" w:rsidRPr="00A60225">
        <w:t>is</w:t>
      </w:r>
      <w:proofErr w:type="gramEnd"/>
      <w:r w:rsidR="007C71B4" w:rsidRPr="00A60225">
        <w:t xml:space="preserve"> called the </w:t>
      </w:r>
      <w:r w:rsidR="007C71B4" w:rsidRPr="00A60225">
        <w:rPr>
          <w:i/>
        </w:rPr>
        <w:t>standard error</w:t>
      </w:r>
      <w:r w:rsidR="007C71B4" w:rsidRPr="00A60225">
        <w:t xml:space="preserve"> of </w:t>
      </w:r>
      <w:r w:rsidR="007C71B4" w:rsidRPr="00A60225">
        <w:rPr>
          <w:position w:val="-4"/>
        </w:rPr>
        <w:object w:dxaOrig="260" w:dyaOrig="300">
          <v:shape id="_x0000_i1037" type="#_x0000_t75" style="width:12.8pt;height:15.2pt" o:ole="">
            <v:imagedata r:id="rId37" r:pict="rId38" o:title=""/>
          </v:shape>
          <o:OLEObject Type="Embed" ProgID="Equation.3" ShapeID="_x0000_i1037" DrawAspect="Content" ObjectID="_1183209430" r:id="rId39"/>
        </w:object>
      </w:r>
      <w:r w:rsidR="007C71B4" w:rsidRPr="00A60225">
        <w:t>.</w:t>
      </w:r>
    </w:p>
    <w:p w:rsidR="007C71B4" w:rsidRDefault="007C71B4" w:rsidP="00EF3AFD">
      <w:pPr>
        <w:pStyle w:val="BodyText"/>
      </w:pPr>
    </w:p>
    <w:p w:rsidR="007C71B4" w:rsidRDefault="007C71B4" w:rsidP="00A60225">
      <w:pPr>
        <w:pStyle w:val="BodyText"/>
        <w:ind w:firstLine="720"/>
      </w:pPr>
      <w:r w:rsidRPr="007B21D3">
        <w:rPr>
          <w:position w:val="-14"/>
        </w:rPr>
        <w:object w:dxaOrig="360" w:dyaOrig="460">
          <v:shape id="_x0000_i1038" type="#_x0000_t75" style="width:18.4pt;height:23.2pt" o:ole="">
            <v:imagedata r:id="rId40" o:title=""/>
          </v:shape>
          <o:OLEObject Type="Embed" ProgID="Equation.3" ShapeID="_x0000_i1038" DrawAspect="Content" ObjectID="_1183209431" r:id="rId41"/>
        </w:object>
      </w:r>
      <w:r>
        <w:t xml:space="preserve"> </w:t>
      </w:r>
      <w:proofErr w:type="gramStart"/>
      <w:r>
        <w:t>is</w:t>
      </w:r>
      <w:proofErr w:type="gramEnd"/>
      <w:r>
        <w:t xml:space="preserve"> an estimate of the standard deviation of the sampling distribution of </w:t>
      </w:r>
      <w:r w:rsidRPr="00F05494">
        <w:rPr>
          <w:position w:val="-4"/>
        </w:rPr>
        <w:object w:dxaOrig="260" w:dyaOrig="300">
          <v:shape id="_x0000_i1039" type="#_x0000_t75" style="width:12.8pt;height:15.2pt" o:ole="">
            <v:imagedata r:id="rId42" r:pict="rId43" o:title=""/>
          </v:shape>
          <o:OLEObject Type="Embed" ProgID="Equation.3" ShapeID="_x0000_i1039" DrawAspect="Content" ObjectID="_1183209432" r:id="rId44"/>
        </w:object>
      </w:r>
      <w:r>
        <w:t>.</w:t>
      </w:r>
    </w:p>
    <w:p w:rsidR="007C71B4" w:rsidRDefault="007C71B4" w:rsidP="00EF3AFD">
      <w:pPr>
        <w:pStyle w:val="BodyText"/>
      </w:pPr>
    </w:p>
    <w:p w:rsidR="007C71B4" w:rsidRDefault="007C71B4" w:rsidP="00A60225">
      <w:pPr>
        <w:pStyle w:val="BodyText"/>
        <w:ind w:firstLine="720"/>
      </w:pPr>
      <w:r w:rsidRPr="007B21D3">
        <w:rPr>
          <w:position w:val="-14"/>
        </w:rPr>
        <w:object w:dxaOrig="360" w:dyaOrig="460">
          <v:shape id="_x0000_i1040" type="#_x0000_t75" style="width:18.4pt;height:23.2pt" o:ole="">
            <v:imagedata r:id="rId45" o:title=""/>
          </v:shape>
          <o:OLEObject Type="Embed" ProgID="Equation.3" ShapeID="_x0000_i1040" DrawAspect="Content" ObjectID="_1183209433" r:id="rId46"/>
        </w:object>
      </w:r>
      <w:r>
        <w:t xml:space="preserve"> </w:t>
      </w:r>
      <w:proofErr w:type="gramStart"/>
      <w:r w:rsidR="00A60225">
        <w:t>is</w:t>
      </w:r>
      <w:proofErr w:type="gramEnd"/>
      <w:r w:rsidR="00A60225">
        <w:t xml:space="preserve"> often</w:t>
      </w:r>
      <w:r>
        <w:t xml:space="preserve"> reported along with </w:t>
      </w:r>
      <w:r w:rsidRPr="00F05494">
        <w:rPr>
          <w:position w:val="-4"/>
        </w:rPr>
        <w:object w:dxaOrig="260" w:dyaOrig="300">
          <v:shape id="_x0000_i1041" type="#_x0000_t75" style="width:12.8pt;height:15.2pt" o:ole="">
            <v:imagedata r:id="rId47" r:pict="rId48" o:title=""/>
          </v:shape>
          <o:OLEObject Type="Embed" ProgID="Equation.3" ShapeID="_x0000_i1041" DrawAspect="Content" ObjectID="_1183209434" r:id="rId49"/>
        </w:object>
      </w:r>
      <w:r>
        <w:t xml:space="preserve"> to indicate its precision.</w:t>
      </w:r>
    </w:p>
    <w:p w:rsidR="007C71B4" w:rsidRPr="005464DC" w:rsidRDefault="007C71B4" w:rsidP="00EF3AFD">
      <w:pPr>
        <w:pStyle w:val="Heading1"/>
      </w:pPr>
      <w:r>
        <w:br w:type="page"/>
        <w:t xml:space="preserve">Example: Returns on </w:t>
      </w:r>
      <w:del w:id="4" w:author="Robert Stine" w:date="2009-07-15T17:00:00Z">
        <w:r w:rsidDel="00DD7E9D">
          <w:delText xml:space="preserve">GM </w:delText>
        </w:r>
      </w:del>
      <w:ins w:id="5" w:author="Robert Stine" w:date="2009-07-15T17:00:00Z">
        <w:r w:rsidR="00DD7E9D">
          <w:t xml:space="preserve">Microsoft </w:t>
        </w:r>
      </w:ins>
      <w:r>
        <w:t>S</w:t>
      </w:r>
      <w:r w:rsidRPr="005464DC">
        <w:t>tock</w:t>
      </w:r>
    </w:p>
    <w:p w:rsidR="007C71B4" w:rsidRDefault="007C71B4" w:rsidP="00EF3AFD">
      <w:pPr>
        <w:pStyle w:val="BodyText"/>
      </w:pPr>
      <w:r>
        <w:t xml:space="preserve">For the </w:t>
      </w:r>
      <w:ins w:id="6" w:author="Robert Stine" w:date="2009-07-15T17:01:00Z">
        <w:r w:rsidR="00DD7E9D">
          <w:t xml:space="preserve">returns on </w:t>
        </w:r>
      </w:ins>
      <w:del w:id="7" w:author="Robert Stine" w:date="2009-07-15T17:01:00Z">
        <w:r w:rsidDel="00DD7E9D">
          <w:delText xml:space="preserve">GM92 </w:delText>
        </w:r>
      </w:del>
      <w:ins w:id="8" w:author="Robert Stine" w:date="2009-07-15T17:01:00Z">
        <w:r w:rsidR="00DD7E9D">
          <w:t xml:space="preserve">Microsoft </w:t>
        </w:r>
      </w:ins>
      <w:del w:id="9" w:author="Robert Stine" w:date="2009-07-15T17:01:00Z">
        <w:r w:rsidDel="00DD7E9D">
          <w:delText>data</w:delText>
        </w:r>
      </w:del>
      <w:ins w:id="10" w:author="Robert Stine" w:date="2009-07-15T17:01:00Z">
        <w:r w:rsidR="00DD7E9D">
          <w:t>during 2004-2007</w:t>
        </w:r>
      </w:ins>
      <w:r>
        <w:t xml:space="preserve">, we estimated </w:t>
      </w:r>
      <w:r>
        <w:sym w:font="Symbol" w:char="F06D"/>
      </w:r>
      <w:r>
        <w:t xml:space="preserve"> by </w:t>
      </w:r>
      <w:r w:rsidRPr="00F05494">
        <w:rPr>
          <w:position w:val="-4"/>
        </w:rPr>
        <w:object w:dxaOrig="260" w:dyaOrig="300">
          <v:shape id="_x0000_i1042" type="#_x0000_t75" style="width:12.8pt;height:15.2pt" o:ole="">
            <v:imagedata r:id="rId50" r:pict="rId51" o:title=""/>
          </v:shape>
          <o:OLEObject Type="Embed" ProgID="Equation.3" ShapeID="_x0000_i1042" DrawAspect="Content" ObjectID="_1183209435" r:id="rId52"/>
        </w:object>
      </w:r>
      <w:r>
        <w:t xml:space="preserve"> </w:t>
      </w:r>
      <w:proofErr w:type="gramStart"/>
      <w:r>
        <w:t>= .</w:t>
      </w:r>
      <w:proofErr w:type="gramEnd"/>
      <w:del w:id="11" w:author="Robert Stine" w:date="2009-07-15T17:01:00Z">
        <w:r w:rsidDel="00DD7E9D">
          <w:delText xml:space="preserve">00158 </w:delText>
        </w:r>
      </w:del>
      <w:ins w:id="12" w:author="Robert Stine" w:date="2009-07-15T17:01:00Z">
        <w:r w:rsidR="00DD7E9D">
          <w:t>000</w:t>
        </w:r>
      </w:ins>
      <w:ins w:id="13" w:author="Robert Stine" w:date="2009-07-15T17:02:00Z">
        <w:r w:rsidR="00DD7E9D">
          <w:t>48</w:t>
        </w:r>
      </w:ins>
      <w:ins w:id="14" w:author="Robert Stine" w:date="2009-07-15T17:01:00Z">
        <w:r w:rsidR="00DD7E9D">
          <w:t xml:space="preserve"> </w:t>
        </w:r>
      </w:ins>
      <w:r>
        <w:t xml:space="preserve">and estimated </w:t>
      </w:r>
      <w:r>
        <w:sym w:font="Symbol" w:char="F073"/>
      </w:r>
      <w:r>
        <w:t xml:space="preserve"> by </w:t>
      </w:r>
      <w:r>
        <w:rPr>
          <w:i/>
        </w:rPr>
        <w:t>s</w:t>
      </w:r>
      <w:r>
        <w:t xml:space="preserve"> </w:t>
      </w:r>
      <w:proofErr w:type="gramStart"/>
      <w:r>
        <w:t>= .</w:t>
      </w:r>
      <w:proofErr w:type="gramEnd"/>
      <w:del w:id="15" w:author="Robert Stine" w:date="2009-07-15T17:03:00Z">
        <w:r w:rsidDel="00DD7E9D">
          <w:delText xml:space="preserve">0202 </w:delText>
        </w:r>
      </w:del>
      <w:ins w:id="16" w:author="Robert Stine" w:date="2009-07-15T17:03:00Z">
        <w:r w:rsidR="00DD7E9D">
          <w:t xml:space="preserve">0120 </w:t>
        </w:r>
      </w:ins>
      <w:proofErr w:type="gramStart"/>
      <w:r>
        <w:t xml:space="preserve">with </w:t>
      </w:r>
      <w:r w:rsidR="00A8180F">
        <w:t xml:space="preserve"> </w:t>
      </w:r>
      <w:r>
        <w:rPr>
          <w:i/>
        </w:rPr>
        <w:t>n</w:t>
      </w:r>
      <w:proofErr w:type="gramEnd"/>
      <w:r>
        <w:t xml:space="preserve"> = </w:t>
      </w:r>
      <w:del w:id="17" w:author="Robert Stine" w:date="2009-07-15T17:03:00Z">
        <w:r w:rsidDel="00DD7E9D">
          <w:delText xml:space="preserve">507 </w:delText>
        </w:r>
      </w:del>
      <w:ins w:id="18" w:author="Robert Stine" w:date="2009-07-15T17:03:00Z">
        <w:r w:rsidR="00DD7E9D">
          <w:t xml:space="preserve">1,006 </w:t>
        </w:r>
      </w:ins>
      <w:r>
        <w:t>observations.</w:t>
      </w:r>
    </w:p>
    <w:p w:rsidR="007C71B4" w:rsidRDefault="007C71B4" w:rsidP="00EF3AFD">
      <w:pPr>
        <w:pStyle w:val="BodyText"/>
      </w:pPr>
    </w:p>
    <w:p w:rsidR="007C71B4" w:rsidRDefault="007C71B4" w:rsidP="003452E4">
      <w:pPr>
        <w:pStyle w:val="BodyText"/>
        <w:ind w:firstLine="720"/>
      </w:pPr>
      <w:r>
        <w:t xml:space="preserve">Here, the standard error </w:t>
      </w:r>
      <w:proofErr w:type="gramStart"/>
      <w:r>
        <w:t xml:space="preserve">of </w:t>
      </w:r>
      <w:r>
        <w:rPr>
          <w:vertAlign w:val="subscript"/>
        </w:rPr>
        <w:t xml:space="preserve"> </w:t>
      </w:r>
      <w:proofErr w:type="gramEnd"/>
      <w:r w:rsidRPr="00F05494">
        <w:rPr>
          <w:position w:val="-4"/>
        </w:rPr>
        <w:object w:dxaOrig="260" w:dyaOrig="300">
          <v:shape id="_x0000_i1043" type="#_x0000_t75" style="width:12.8pt;height:15.2pt" o:ole="">
            <v:imagedata r:id="rId53" r:pict="rId54" o:title=""/>
          </v:shape>
          <o:OLEObject Type="Embed" ProgID="Equation.3" ShapeID="_x0000_i1043" DrawAspect="Content" ObjectID="_1183209436" r:id="rId55"/>
        </w:object>
      </w:r>
      <w:r>
        <w:t xml:space="preserve"> is </w:t>
      </w:r>
      <w:ins w:id="19" w:author="Robert Stine" w:date="2009-07-15T17:03:00Z">
        <w:r w:rsidR="00DD7E9D">
          <w:t>0.012/√1006</w:t>
        </w:r>
      </w:ins>
      <w:del w:id="20" w:author="Robert Stine" w:date="2009-07-15T17:03:00Z">
        <w:r w:rsidRPr="00F05494" w:rsidDel="00DD7E9D">
          <w:rPr>
            <w:position w:val="-8"/>
          </w:rPr>
          <w:object w:dxaOrig="1860" w:dyaOrig="460">
            <v:shape id="_x0000_i1044" type="#_x0000_t75" style="width:92.8pt;height:23.2pt" o:ole="">
              <v:imagedata r:id="rId56" r:pict="rId57" o:title=""/>
            </v:shape>
            <o:OLEObject Type="Embed" ProgID="Equation.3" ShapeID="_x0000_i1044" DrawAspect="Content" ObjectID="_1183209437" r:id="rId58"/>
          </w:object>
        </w:r>
      </w:del>
      <w:r>
        <w:t xml:space="preserve"> = .</w:t>
      </w:r>
      <w:del w:id="21" w:author="Robert Stine" w:date="2009-07-15T17:04:00Z">
        <w:r w:rsidDel="00DD7E9D">
          <w:delText>00090</w:delText>
        </w:r>
      </w:del>
      <w:ins w:id="22" w:author="Robert Stine" w:date="2009-07-15T17:04:00Z">
        <w:r w:rsidR="00DD7E9D">
          <w:t>00038</w:t>
        </w:r>
      </w:ins>
      <w:r>
        <w:t>.</w:t>
      </w:r>
    </w:p>
    <w:p w:rsidR="007C71B4" w:rsidRDefault="007C71B4" w:rsidP="00EF3AFD">
      <w:pPr>
        <w:pStyle w:val="BodyText"/>
      </w:pPr>
    </w:p>
    <w:p w:rsidR="007C71B4" w:rsidRDefault="007C71B4" w:rsidP="003452E4">
      <w:pPr>
        <w:pStyle w:val="BodyText"/>
      </w:pPr>
      <w:r>
        <w:t>What does this standard error convey?</w:t>
      </w:r>
    </w:p>
    <w:p w:rsidR="007C71B4" w:rsidRDefault="007C71B4" w:rsidP="00EF3AFD">
      <w:pPr>
        <w:pStyle w:val="BodyText"/>
      </w:pPr>
    </w:p>
    <w:p w:rsidR="007C71B4" w:rsidRDefault="007C71B4" w:rsidP="00EF3AFD">
      <w:pPr>
        <w:pStyle w:val="BodyText"/>
      </w:pPr>
      <w:r>
        <w:t xml:space="preserve">The previous JMP output for the GM92 returns reports the standard error </w:t>
      </w:r>
      <w:proofErr w:type="gramStart"/>
      <w:r>
        <w:t xml:space="preserve">of </w:t>
      </w:r>
      <w:r w:rsidR="00C75170">
        <w:t xml:space="preserve"> </w:t>
      </w:r>
      <w:proofErr w:type="gramEnd"/>
      <w:r w:rsidRPr="00F05494">
        <w:rPr>
          <w:position w:val="-4"/>
        </w:rPr>
        <w:object w:dxaOrig="260" w:dyaOrig="300">
          <v:shape id="_x0000_i1045" type="#_x0000_t75" style="width:12.8pt;height:15.2pt" o:ole="">
            <v:imagedata r:id="rId59" r:pict="rId60" o:title=""/>
          </v:shape>
          <o:OLEObject Type="Embed" ProgID="Equation.3" ShapeID="_x0000_i1045" DrawAspect="Content" ObjectID="_1183209438" r:id="rId61"/>
        </w:object>
      </w:r>
      <w:r>
        <w:t>.</w:t>
      </w:r>
    </w:p>
    <w:p w:rsidR="007C71B4" w:rsidDel="00DD7E9D" w:rsidRDefault="007C71B4" w:rsidP="00EF3AFD">
      <w:pPr>
        <w:pStyle w:val="BodyText"/>
        <w:rPr>
          <w:del w:id="23" w:author="Robert Stine" w:date="2009-07-15T17:05:00Z"/>
        </w:rPr>
      </w:pPr>
    </w:p>
    <w:p w:rsidR="00000000" w:rsidRDefault="00DD30C8">
      <w:pPr>
        <w:pStyle w:val="BodyText"/>
        <w:spacing w:before="120"/>
        <w:jc w:val="center"/>
        <w:rPr>
          <w:rFonts w:ascii="Times" w:hAnsi="Times"/>
        </w:rPr>
        <w:pPrChange w:id="24" w:author="Robert Stine" w:date="2009-07-15T17:05:00Z">
          <w:pPr>
            <w:pStyle w:val="BodyText"/>
            <w:jc w:val="center"/>
          </w:pPr>
        </w:pPrChange>
      </w:pPr>
      <w:ins w:id="25" w:author="Robert Stine" w:date="2009-07-15T17:05:00Z">
        <w:r>
          <w:rPr>
            <w:noProof/>
          </w:rPr>
          <w:drawing>
            <wp:inline distT="0" distB="0" distL="0" distR="0">
              <wp:extent cx="5445760" cy="2489200"/>
              <wp:effectExtent l="25400" t="0" r="0" b="0"/>
              <wp:docPr id="25" name="Picture 25" descr="temp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temp"/>
                      <pic:cNvPicPr>
                        <a:picLocks noChangeAspect="1" noChangeArrowheads="1"/>
                      </pic:cNvPicPr>
                    </pic:nvPicPr>
                    <pic:blipFill>
                      <a:blip r:embed="rId6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45760" cy="2489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26" w:author="Robert Stine" w:date="2009-07-15T17:05:00Z">
        <w:r>
          <w:rPr>
            <w:noProof/>
          </w:rPr>
          <w:drawing>
            <wp:inline distT="0" distB="0" distL="0" distR="0">
              <wp:extent cx="6156960" cy="2702560"/>
              <wp:effectExtent l="2540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/>
                      <pic:cNvPicPr>
                        <a:picLocks noChangeAspect="1" noChangeArrowheads="1"/>
                      </pic:cNvPicPr>
                    </pic:nvPicPr>
                    <pic:blipFill>
                      <a:blip r:embed="rId6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6960" cy="27025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7C71B4" w:rsidRDefault="007C71B4" w:rsidP="00EF3AFD">
      <w:pPr>
        <w:pStyle w:val="Heading1"/>
      </w:pPr>
      <w:r>
        <w:br w:type="page"/>
      </w:r>
      <w:r w:rsidRPr="005464DC">
        <w:t>The Standard Error of the M&amp;M</w:t>
      </w:r>
      <w:r>
        <w:t>’s</w:t>
      </w:r>
      <w:r w:rsidRPr="005464DC">
        <w:t xml:space="preserve"> Estimates</w:t>
      </w:r>
    </w:p>
    <w:p w:rsidR="007C71B4" w:rsidRDefault="00C77E62" w:rsidP="00EF3AFD">
      <w:pPr>
        <w:pStyle w:val="BodyText"/>
      </w:pPr>
      <w:r>
        <w:t>We saw in Module 6</w:t>
      </w:r>
      <w:r w:rsidR="007C71B4">
        <w:t xml:space="preserve"> that the standard deviation of the class estimates was </w:t>
      </w:r>
    </w:p>
    <w:p w:rsidR="007C71B4" w:rsidRDefault="007C71B4" w:rsidP="00EF3AFD">
      <w:pPr>
        <w:pStyle w:val="BodyText"/>
      </w:pPr>
    </w:p>
    <w:p w:rsidR="007C71B4" w:rsidRDefault="007C71B4" w:rsidP="00EF3AFD">
      <w:pPr>
        <w:pStyle w:val="BodyText"/>
      </w:pPr>
      <w:r>
        <w:t xml:space="preserve">Bad news: we </w:t>
      </w:r>
      <w:r w:rsidR="00847DEA">
        <w:t>used</w:t>
      </w:r>
      <w:r>
        <w:t xml:space="preserve"> all the class samples to calculate this number. This is useless when we only have one sample.</w:t>
      </w:r>
    </w:p>
    <w:p w:rsidR="007C71B4" w:rsidRDefault="007C71B4" w:rsidP="00EF3AFD">
      <w:pPr>
        <w:pStyle w:val="BodyText"/>
      </w:pPr>
    </w:p>
    <w:p w:rsidR="007C71B4" w:rsidRPr="005464DC" w:rsidRDefault="007C71B4" w:rsidP="00EF3AFD">
      <w:pPr>
        <w:pStyle w:val="BodyText"/>
        <w:rPr>
          <w:rFonts w:ascii="Times" w:hAnsi="Times"/>
        </w:rPr>
      </w:pPr>
      <w:r>
        <w:t xml:space="preserve">Good news: an effective alternative is the standard error </w:t>
      </w:r>
      <w:r w:rsidRPr="0092519A">
        <w:rPr>
          <w:position w:val="-14"/>
        </w:rPr>
        <w:object w:dxaOrig="1820" w:dyaOrig="520">
          <v:shape id="_x0000_i1046" type="#_x0000_t75" style="width:91.2pt;height:26.4pt" o:ole="">
            <v:imagedata r:id="rId64" o:title=""/>
          </v:shape>
          <o:OLEObject Type="Embed" ProgID="Equation.3" ShapeID="_x0000_i1046" DrawAspect="Content" ObjectID="_1183209439" r:id="rId65"/>
        </w:object>
      </w:r>
      <w:r>
        <w:rPr>
          <w:rFonts w:ascii="Times" w:hAnsi="Times"/>
        </w:rPr>
        <w:t xml:space="preserve"> and it can be calculated from a single sample!</w:t>
      </w:r>
    </w:p>
    <w:p w:rsidR="007C71B4" w:rsidRDefault="007C71B4" w:rsidP="00EF3AFD">
      <w:pPr>
        <w:pStyle w:val="BodyText"/>
      </w:pPr>
    </w:p>
    <w:p w:rsidR="007C71B4" w:rsidRDefault="007C71B4" w:rsidP="00EF3AFD">
      <w:pPr>
        <w:pStyle w:val="BodyText"/>
      </w:pPr>
      <w:r>
        <w:t>Using one bag of M&amp;M’s, we obtain</w:t>
      </w:r>
      <w:r w:rsidRPr="005464DC">
        <w:rPr>
          <w:rStyle w:val="FootnoteReference"/>
          <w:rFonts w:ascii="Times" w:hAnsi="Times"/>
          <w:sz w:val="28"/>
          <w:szCs w:val="28"/>
        </w:rPr>
        <w:footnoteReference w:id="2"/>
      </w:r>
    </w:p>
    <w:p w:rsidR="007C71B4" w:rsidRDefault="007C71B4" w:rsidP="00EF3AFD">
      <w:pPr>
        <w:pStyle w:val="BodyText"/>
      </w:pPr>
    </w:p>
    <w:p w:rsidR="007C71B4" w:rsidRDefault="007C71B4" w:rsidP="003452E4">
      <w:pPr>
        <w:pStyle w:val="BodyText"/>
        <w:ind w:firstLine="720"/>
        <w:jc w:val="center"/>
      </w:pPr>
      <w:r w:rsidRPr="00F05494">
        <w:rPr>
          <w:position w:val="-4"/>
        </w:rPr>
        <w:object w:dxaOrig="260" w:dyaOrig="300">
          <v:shape id="_x0000_i1047" type="#_x0000_t75" style="width:12.8pt;height:15.2pt" o:ole="">
            <v:imagedata r:id="rId66" r:pict="rId67" o:title=""/>
          </v:shape>
          <o:OLEObject Type="Embed" ProgID="Equation.3" ShapeID="_x0000_i1047" DrawAspect="Content" ObjectID="_1183209440" r:id="rId68"/>
        </w:object>
      </w:r>
      <w:r>
        <w:t xml:space="preserve"> =                             </w:t>
      </w:r>
      <w:proofErr w:type="gramStart"/>
      <w:r>
        <w:t>and</w:t>
      </w:r>
      <w:proofErr w:type="gramEnd"/>
      <w:r>
        <w:t xml:space="preserve">                      s /</w:t>
      </w:r>
      <w:r w:rsidRPr="00CB0F73">
        <w:rPr>
          <w:position w:val="-8"/>
        </w:rPr>
        <w:object w:dxaOrig="520" w:dyaOrig="460">
          <v:shape id="_x0000_i1048" type="#_x0000_t75" style="width:26.4pt;height:23.2pt" o:ole="">
            <v:imagedata r:id="rId69" o:title=""/>
          </v:shape>
          <o:OLEObject Type="Embed" ProgID="Equation.3" ShapeID="_x0000_i1048" DrawAspect="Content" ObjectID="_1183209441" r:id="rId70"/>
        </w:object>
      </w:r>
      <w:r>
        <w:t xml:space="preserve"> =</w:t>
      </w:r>
    </w:p>
    <w:p w:rsidR="007C71B4" w:rsidRDefault="007C71B4" w:rsidP="00EF3AFD">
      <w:pPr>
        <w:pStyle w:val="BodyText"/>
      </w:pPr>
    </w:p>
    <w:p w:rsidR="007C71B4" w:rsidRDefault="007C71B4" w:rsidP="00EF3AFD">
      <w:pPr>
        <w:pStyle w:val="BodyText"/>
      </w:pPr>
      <w:r>
        <w:t>Is this close to our class findings?</w:t>
      </w:r>
    </w:p>
    <w:p w:rsidR="008D1B15" w:rsidRPr="00C67343" w:rsidRDefault="007C71B4" w:rsidP="00EF3AFD">
      <w:pPr>
        <w:pStyle w:val="Heading1"/>
      </w:pPr>
      <w:r>
        <w:br w:type="page"/>
      </w:r>
      <w:proofErr w:type="gramStart"/>
      <w:r w:rsidR="008D1B15" w:rsidRPr="00C67343">
        <w:t xml:space="preserve">A </w:t>
      </w:r>
      <w:r w:rsidR="00C06C5F">
        <w:t xml:space="preserve"> </w:t>
      </w:r>
      <w:r w:rsidR="008D1B15" w:rsidRPr="00C67343">
        <w:t>95</w:t>
      </w:r>
      <w:proofErr w:type="gramEnd"/>
      <w:r w:rsidR="008D1B15" w:rsidRPr="00C67343">
        <w:t xml:space="preserve">% Confidence Interval for </w:t>
      </w:r>
      <w:r w:rsidR="008D1B15" w:rsidRPr="00C67343">
        <w:sym w:font="Symbol" w:char="F06D"/>
      </w:r>
    </w:p>
    <w:p w:rsidR="008D1B15" w:rsidRDefault="008D1B15" w:rsidP="00EF3AFD">
      <w:pPr>
        <w:pStyle w:val="BodyText"/>
        <w:rPr>
          <w:rFonts w:eastAsia="Arial Unicode MS"/>
        </w:rPr>
      </w:pPr>
      <w:r>
        <w:t xml:space="preserve">A convenient way to convey the precision of a statistical estimate is to report a range of “probable” values of the parameter. </w:t>
      </w:r>
      <w:proofErr w:type="gramStart"/>
      <w:r>
        <w:t xml:space="preserve">This is done by reporting a </w:t>
      </w:r>
      <w:r>
        <w:rPr>
          <w:i/>
        </w:rPr>
        <w:t>confidence interval</w:t>
      </w:r>
      <w:proofErr w:type="gramEnd"/>
      <w:r>
        <w:t>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When </w:t>
      </w:r>
      <w:proofErr w:type="gramStart"/>
      <w:r>
        <w:t>x</w:t>
      </w:r>
      <w:r>
        <w:rPr>
          <w:vertAlign w:val="subscript"/>
        </w:rPr>
        <w:t>1</w:t>
      </w:r>
      <w:r>
        <w:t>,…,</w:t>
      </w:r>
      <w:proofErr w:type="gramEnd"/>
      <w:r>
        <w:t xml:space="preserve"> </w:t>
      </w:r>
      <w:proofErr w:type="spellStart"/>
      <w:r>
        <w:t>x</w:t>
      </w:r>
      <w:r w:rsidRPr="00032120">
        <w:rPr>
          <w:i/>
          <w:vertAlign w:val="subscript"/>
        </w:rPr>
        <w:t>n</w:t>
      </w:r>
      <w:proofErr w:type="spellEnd"/>
      <w:r>
        <w:t xml:space="preserve"> is an </w:t>
      </w:r>
      <w:proofErr w:type="spellStart"/>
      <w:r>
        <w:t>iid</w:t>
      </w:r>
      <w:proofErr w:type="spellEnd"/>
      <w:r>
        <w:t xml:space="preserve"> sample from a population,</w:t>
      </w:r>
    </w:p>
    <w:p w:rsidR="008D1B15" w:rsidRDefault="008D1B15" w:rsidP="00EF3AFD">
      <w:pPr>
        <w:pStyle w:val="BodyText"/>
        <w:rPr>
          <w:rFonts w:eastAsia="Arial Unicode MS"/>
        </w:rPr>
      </w:pPr>
    </w:p>
    <w:p w:rsidR="008D1B15" w:rsidRDefault="008D1B15" w:rsidP="00C06C5F">
      <w:pPr>
        <w:pStyle w:val="BodyText"/>
        <w:jc w:val="center"/>
      </w:pPr>
      <w:r w:rsidRPr="00F05494">
        <w:rPr>
          <w:position w:val="-26"/>
        </w:rPr>
        <w:object w:dxaOrig="3640" w:dyaOrig="700">
          <v:shape id="_x0000_i1049" type="#_x0000_t75" style="width:182.4pt;height:35.2pt" o:ole="">
            <v:imagedata r:id="rId71" r:pict="rId72" o:title=""/>
          </v:shape>
          <o:OLEObject Type="Embed" ProgID="Equation.DSMT4" ShapeID="_x0000_i1049" DrawAspect="Content" ObjectID="_1183209442" r:id="rId73"/>
        </w:objec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proofErr w:type="gramStart"/>
      <w:r>
        <w:t>is</w:t>
      </w:r>
      <w:proofErr w:type="gramEnd"/>
      <w:r>
        <w:t xml:space="preserve"> called a 95% confidence interval (CI) for the population mean </w:t>
      </w:r>
      <w:r>
        <w:sym w:font="Symbol" w:char="F06D"/>
      </w:r>
      <w:r>
        <w:t>.</w:t>
      </w:r>
      <w:r w:rsidRPr="00C67343">
        <w:rPr>
          <w:rStyle w:val="FootnoteReference"/>
          <w:sz w:val="28"/>
          <w:szCs w:val="28"/>
        </w:rPr>
        <w:footnoteReference w:id="3"/>
      </w:r>
    </w:p>
    <w:p w:rsidR="008D1B15" w:rsidRDefault="008D1B15" w:rsidP="00EF3AFD">
      <w:pPr>
        <w:pStyle w:val="BodyText"/>
      </w:pPr>
    </w:p>
    <w:p w:rsidR="005D232F" w:rsidRDefault="005D232F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The “95%” part of this name is known as the </w:t>
      </w:r>
      <w:r>
        <w:rPr>
          <w:i/>
        </w:rPr>
        <w:t>confidence level</w:t>
      </w:r>
      <w:r>
        <w:t xml:space="preserve"> of the interval.</w:t>
      </w:r>
    </w:p>
    <w:p w:rsidR="008D1B15" w:rsidRPr="00F2599F" w:rsidRDefault="00C06C5F" w:rsidP="00EF3AFD">
      <w:pPr>
        <w:pStyle w:val="Heading1"/>
      </w:pPr>
      <w:r>
        <w:br w:type="page"/>
      </w:r>
      <w:r w:rsidR="008D1B15" w:rsidRPr="00F2599F">
        <w:t>Example</w:t>
      </w:r>
    </w:p>
    <w:p w:rsidR="008D1B15" w:rsidRDefault="008D1B15" w:rsidP="00EF3AFD">
      <w:pPr>
        <w:pStyle w:val="BodyText"/>
      </w:pPr>
      <w:r>
        <w:t>For the</w:t>
      </w:r>
      <w:del w:id="27" w:author="Robert Stine" w:date="2009-07-15T17:06:00Z">
        <w:r w:rsidDel="00DD7E9D">
          <w:delText xml:space="preserve"> stock</w:delText>
        </w:r>
      </w:del>
      <w:r>
        <w:t xml:space="preserve"> </w:t>
      </w:r>
      <w:del w:id="28" w:author="Robert Stine" w:date="2009-07-15T17:06:00Z">
        <w:r w:rsidDel="00DD7E9D">
          <w:delText xml:space="preserve">prices </w:delText>
        </w:r>
      </w:del>
      <w:ins w:id="29" w:author="Robert Stine" w:date="2009-07-15T17:06:00Z">
        <w:r w:rsidR="00DD7E9D">
          <w:t xml:space="preserve">returns </w:t>
        </w:r>
      </w:ins>
      <w:r>
        <w:t>o</w:t>
      </w:r>
      <w:del w:id="30" w:author="Robert Stine" w:date="2009-07-15T17:06:00Z">
        <w:r w:rsidDel="00DD7E9D">
          <w:delText>f</w:delText>
        </w:r>
      </w:del>
      <w:ins w:id="31" w:author="Robert Stine" w:date="2009-07-15T17:06:00Z">
        <w:r w:rsidR="00DD7E9D">
          <w:t>n</w:t>
        </w:r>
      </w:ins>
      <w:r>
        <w:t xml:space="preserve"> </w:t>
      </w:r>
      <w:del w:id="32" w:author="Robert Stine" w:date="2009-07-15T17:06:00Z">
        <w:r w:rsidDel="00DD7E9D">
          <w:delText>G</w:delText>
        </w:r>
        <w:r w:rsidR="00425AC6" w:rsidDel="00DD7E9D">
          <w:delText>M</w:delText>
        </w:r>
        <w:r w:rsidDel="00DD7E9D">
          <w:delText xml:space="preserve"> </w:delText>
        </w:r>
      </w:del>
      <w:ins w:id="33" w:author="Robert Stine" w:date="2009-07-15T17:06:00Z">
        <w:r w:rsidR="00DD7E9D">
          <w:t>Microsoft</w:t>
        </w:r>
      </w:ins>
      <w:del w:id="34" w:author="Robert Stine" w:date="2009-07-15T17:06:00Z">
        <w:r w:rsidDel="00DD7E9D">
          <w:delText>(GM92</w:delText>
        </w:r>
        <w:r w:rsidR="00425AC6" w:rsidDel="00DD7E9D">
          <w:delText>.jmp</w:delText>
        </w:r>
        <w:r w:rsidDel="00DD7E9D">
          <w:delText>)</w:delText>
        </w:r>
      </w:del>
      <w:r>
        <w:t xml:space="preserve">, </w:t>
      </w:r>
      <w:r w:rsidRPr="00F05494">
        <w:rPr>
          <w:position w:val="-4"/>
        </w:rPr>
        <w:object w:dxaOrig="260" w:dyaOrig="300">
          <v:shape id="_x0000_i1050" type="#_x0000_t75" style="width:12.8pt;height:15.2pt" o:ole="">
            <v:imagedata r:id="rId74" r:pict="rId75" o:title=""/>
          </v:shape>
          <o:OLEObject Type="Embed" ProgID="Equation.3" ShapeID="_x0000_i1050" DrawAspect="Content" ObjectID="_1183209443" r:id="rId76"/>
        </w:object>
      </w:r>
      <w:r>
        <w:t xml:space="preserve"> </w:t>
      </w:r>
      <w:proofErr w:type="gramStart"/>
      <w:r>
        <w:t>= .</w:t>
      </w:r>
      <w:proofErr w:type="gramEnd"/>
      <w:del w:id="35" w:author="Robert Stine" w:date="2009-07-15T17:06:00Z">
        <w:r w:rsidDel="00DD7E9D">
          <w:delText>0016</w:delText>
        </w:r>
      </w:del>
      <w:ins w:id="36" w:author="Robert Stine" w:date="2009-07-15T17:06:00Z">
        <w:r w:rsidR="00DD7E9D">
          <w:t>00048</w:t>
        </w:r>
      </w:ins>
      <w:r>
        <w:t xml:space="preserve">, </w:t>
      </w:r>
      <w:r>
        <w:rPr>
          <w:i/>
        </w:rPr>
        <w:t>s</w:t>
      </w:r>
      <w:r>
        <w:t xml:space="preserve"> </w:t>
      </w:r>
      <w:proofErr w:type="gramStart"/>
      <w:r>
        <w:t>= .</w:t>
      </w:r>
      <w:proofErr w:type="gramEnd"/>
      <w:del w:id="37" w:author="Robert Stine" w:date="2009-07-15T17:06:00Z">
        <w:r w:rsidDel="00DD7E9D">
          <w:delText>0202</w:delText>
        </w:r>
      </w:del>
      <w:ins w:id="38" w:author="Robert Stine" w:date="2009-07-15T17:06:00Z">
        <w:r w:rsidR="00DD7E9D">
          <w:t>0120</w:t>
        </w:r>
      </w:ins>
      <w:r>
        <w:t xml:space="preserve">, and </w:t>
      </w:r>
      <w:r>
        <w:rPr>
          <w:i/>
        </w:rPr>
        <w:t xml:space="preserve">n </w:t>
      </w:r>
      <w:r>
        <w:t xml:space="preserve">= </w:t>
      </w:r>
      <w:del w:id="39" w:author="Robert Stine" w:date="2009-07-15T17:06:00Z">
        <w:r w:rsidDel="00DD7E9D">
          <w:delText>507</w:delText>
        </w:r>
      </w:del>
      <w:ins w:id="40" w:author="Robert Stine" w:date="2009-07-15T17:06:00Z">
        <w:r w:rsidR="00DD7E9D">
          <w:t>1,006</w:t>
        </w:r>
      </w:ins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The resulting (approximate) 95% CI for </w:t>
      </w:r>
      <w:r>
        <w:sym w:font="Symbol" w:char="F06D"/>
      </w:r>
      <w:r>
        <w:t xml:space="preserve"> is </w:t>
      </w:r>
    </w:p>
    <w:p w:rsidR="008D1B15" w:rsidRDefault="008D1B15" w:rsidP="00EF3AFD">
      <w:pPr>
        <w:pStyle w:val="BodyText"/>
      </w:pPr>
    </w:p>
    <w:p w:rsidR="008D1B15" w:rsidRDefault="00DD7E9D" w:rsidP="005D232F">
      <w:pPr>
        <w:pStyle w:val="BodyText"/>
        <w:jc w:val="center"/>
      </w:pPr>
      <w:ins w:id="41" w:author="Robert Stine" w:date="2009-07-15T17:07:00Z">
        <w:r>
          <w:t>[0.00048 – 2(0.</w:t>
        </w:r>
      </w:ins>
      <w:ins w:id="42" w:author="Robert Stine" w:date="2009-07-15T17:09:00Z">
        <w:r>
          <w:t>0</w:t>
        </w:r>
      </w:ins>
      <w:ins w:id="43" w:author="Robert Stine" w:date="2009-07-15T17:07:00Z">
        <w:r>
          <w:t>120/√1006), 0.00048 + 2(0.</w:t>
        </w:r>
      </w:ins>
      <w:ins w:id="44" w:author="Robert Stine" w:date="2009-07-15T17:09:00Z">
        <w:r>
          <w:t>0</w:t>
        </w:r>
      </w:ins>
      <w:ins w:id="45" w:author="Robert Stine" w:date="2009-07-15T17:07:00Z">
        <w:r>
          <w:t>120/√1006)</w:t>
        </w:r>
      </w:ins>
      <w:del w:id="46" w:author="Robert Stine" w:date="2009-07-15T17:07:00Z">
        <w:r w:rsidR="008D1B15" w:rsidRPr="00F05494" w:rsidDel="00DD7E9D">
          <w:rPr>
            <w:position w:val="-14"/>
          </w:rPr>
          <w:object w:dxaOrig="7100" w:dyaOrig="520">
            <v:shape id="_x0000_i1051" type="#_x0000_t75" style="width:355.2pt;height:26.4pt" o:ole="">
              <v:imagedata r:id="rId77" r:pict="rId78" o:title=""/>
            </v:shape>
            <o:OLEObject Type="Embed" ProgID="Equation.3" ShapeID="_x0000_i1051" DrawAspect="Content" ObjectID="_1183209444" r:id="rId79"/>
          </w:object>
        </w:r>
      </w:del>
      <w:r w:rsidR="008D1B15">
        <w:t xml:space="preserve"> = (-.000</w:t>
      </w:r>
      <w:ins w:id="47" w:author="Robert Stine" w:date="2009-07-15T17:07:00Z">
        <w:r>
          <w:t>3</w:t>
        </w:r>
      </w:ins>
      <w:del w:id="48" w:author="Robert Stine" w:date="2009-07-15T17:07:00Z">
        <w:r w:rsidR="008D1B15" w:rsidDel="00DD7E9D">
          <w:delText>2</w:delText>
        </w:r>
      </w:del>
      <w:r w:rsidR="008D1B15">
        <w:t>, .00</w:t>
      </w:r>
      <w:ins w:id="49" w:author="Robert Stine" w:date="2009-07-15T17:08:00Z">
        <w:r>
          <w:t>12</w:t>
        </w:r>
      </w:ins>
      <w:del w:id="50" w:author="Robert Stine" w:date="2009-07-15T17:08:00Z">
        <w:r w:rsidR="008D1B15" w:rsidDel="00DD7E9D">
          <w:delText>34</w:delText>
        </w:r>
      </w:del>
      <w:r w:rsidR="008D1B15">
        <w:t>).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Key property: 95% </w:t>
      </w:r>
      <w:proofErr w:type="spellStart"/>
      <w:r>
        <w:t>CIs</w:t>
      </w:r>
      <w:proofErr w:type="spellEnd"/>
      <w:r>
        <w:t xml:space="preserve"> contain the population mean </w:t>
      </w:r>
      <w:r>
        <w:sym w:font="Symbol" w:char="F06D"/>
      </w:r>
      <w:r>
        <w:t xml:space="preserve"> </w:t>
      </w:r>
      <w:del w:id="51" w:author="Robert Stine" w:date="2009-07-15T17:08:00Z">
        <w:r w:rsidDel="00DD7E9D">
          <w:delText>“about 95% of the time.”</w:delText>
        </w:r>
      </w:del>
      <w:ins w:id="52" w:author="Robert Stine" w:date="2009-07-15T17:08:00Z">
        <w:r w:rsidR="00DD7E9D">
          <w:t>for 95% of samples.</w:t>
        </w:r>
      </w:ins>
    </w:p>
    <w:p w:rsidR="008D1B15" w:rsidRDefault="008D1B15" w:rsidP="00EF3AFD">
      <w:pPr>
        <w:pStyle w:val="BodyText"/>
      </w:pPr>
    </w:p>
    <w:p w:rsidR="008D1B15" w:rsidRDefault="008D1B15" w:rsidP="00425AC6">
      <w:pPr>
        <w:pStyle w:val="BodyText"/>
      </w:pPr>
      <w:r>
        <w:t xml:space="preserve">To see why, recall </w:t>
      </w:r>
      <w:r w:rsidR="009C74C5">
        <w:t>from page</w:t>
      </w:r>
      <w:r>
        <w:t xml:space="preserve"> 6-18 that</w:t>
      </w:r>
      <w:r w:rsidR="00425AC6">
        <w:t xml:space="preserve"> </w:t>
      </w:r>
      <w:r w:rsidRPr="00F05494">
        <w:rPr>
          <w:position w:val="-26"/>
        </w:rPr>
        <w:object w:dxaOrig="5140" w:dyaOrig="700">
          <v:shape id="_x0000_i1052" type="#_x0000_t75" style="width:256.8pt;height:35.2pt" o:ole="">
            <v:imagedata r:id="rId80" r:pict="rId81" o:title=""/>
          </v:shape>
          <o:OLEObject Type="Embed" ProgID="Equation.DSMT4" ShapeID="_x0000_i1052" DrawAspect="Content" ObjectID="_1183209445" r:id="rId82"/>
        </w:object>
      </w:r>
      <w:r>
        <w:t xml:space="preserve"> </w:t>
      </w:r>
      <w:r>
        <w:sym w:font="Symbol" w:char="F0BB"/>
      </w:r>
      <w:r>
        <w:t xml:space="preserve"> 95%</w:t>
      </w:r>
    </w:p>
    <w:p w:rsidR="008D1B15" w:rsidRDefault="008D1B15" w:rsidP="00EF3AFD">
      <w:pPr>
        <w:pStyle w:val="BodyText"/>
      </w:pPr>
      <w:proofErr w:type="gramStart"/>
      <w:r>
        <w:t>so</w:t>
      </w:r>
      <w:proofErr w:type="gramEnd"/>
      <w:r>
        <w:t xml:space="preserve"> </w:t>
      </w:r>
      <w:r w:rsidR="00425AC6">
        <w:t xml:space="preserve">that </w:t>
      </w:r>
      <w:r>
        <w:t xml:space="preserve">if we estimate </w:t>
      </w:r>
      <w:r>
        <w:rPr>
          <w:rFonts w:ascii="Times" w:hAnsi="Times"/>
        </w:rPr>
        <w:sym w:font="Symbol" w:char="F073"/>
      </w:r>
      <w:r>
        <w:rPr>
          <w:rFonts w:ascii="Times" w:hAnsi="Times"/>
        </w:rPr>
        <w:t xml:space="preserve"> by </w:t>
      </w:r>
      <w:r>
        <w:rPr>
          <w:i/>
        </w:rPr>
        <w:t>s</w:t>
      </w:r>
      <w:r>
        <w:t xml:space="preserve">, </w:t>
      </w:r>
      <w:r w:rsidR="009C74C5">
        <w:t xml:space="preserve">and </w:t>
      </w:r>
    </w:p>
    <w:p w:rsidR="008D1B15" w:rsidRDefault="008D1B15" w:rsidP="00EF3AFD">
      <w:pPr>
        <w:pStyle w:val="BodyText"/>
      </w:pPr>
    </w:p>
    <w:p w:rsidR="008D1B15" w:rsidRDefault="008D1B15" w:rsidP="00425AC6">
      <w:pPr>
        <w:pStyle w:val="BodyText"/>
        <w:jc w:val="center"/>
      </w:pPr>
      <w:r w:rsidRPr="00F05494">
        <w:rPr>
          <w:position w:val="-26"/>
        </w:rPr>
        <w:object w:dxaOrig="4940" w:dyaOrig="700">
          <v:shape id="_x0000_i1053" type="#_x0000_t75" style="width:247.2pt;height:35.2pt" o:ole="">
            <v:imagedata r:id="rId83" r:pict="rId84" o:title=""/>
          </v:shape>
          <o:OLEObject Type="Embed" ProgID="Equation.DSMT4" ShapeID="_x0000_i1053" DrawAspect="Content" ObjectID="_1183209446" r:id="rId85"/>
        </w:object>
      </w:r>
      <w:r>
        <w:t xml:space="preserve"> </w:t>
      </w:r>
      <w:r>
        <w:sym w:font="Symbol" w:char="F0BB"/>
      </w:r>
      <w:r>
        <w:t xml:space="preserve"> 95%.</w:t>
      </w:r>
    </w:p>
    <w:p w:rsidR="00425AC6" w:rsidRDefault="00425AC6" w:rsidP="00EF3AFD">
      <w:pPr>
        <w:pStyle w:val="BodyText"/>
      </w:pPr>
    </w:p>
    <w:p w:rsidR="008D1B15" w:rsidRDefault="008D1B15" w:rsidP="00EF3AFD">
      <w:pPr>
        <w:pStyle w:val="BodyText"/>
        <w:rPr>
          <w:rFonts w:ascii="Times" w:hAnsi="Times"/>
        </w:rPr>
      </w:pPr>
      <w:r>
        <w:t>Thus,</w:t>
      </w:r>
      <w:r w:rsidR="00FE1210">
        <w:t xml:space="preserve"> 95% of samples have the property that</w:t>
      </w:r>
      <w:r>
        <w:t xml:space="preserve"> </w:t>
      </w:r>
      <w:r w:rsidR="00FE1210" w:rsidRPr="00FE1210">
        <w:rPr>
          <w:position w:val="-4"/>
        </w:rPr>
        <w:object w:dxaOrig="260" w:dyaOrig="300">
          <v:shape id="_x0000_i1054" type="#_x0000_t75" style="width:12.8pt;height:12pt" o:ole="">
            <v:imagedata r:id="rId86" o:title=""/>
          </v:shape>
          <o:OLEObject Type="Embed" ProgID="Equation.3" ShapeID="_x0000_i1054" DrawAspect="Content" ObjectID="_1183209447" r:id="rId87"/>
        </w:object>
      </w:r>
      <w:r>
        <w:t xml:space="preserve"> is within 2</w:t>
      </w:r>
      <w:r w:rsidRPr="00F05494">
        <w:rPr>
          <w:position w:val="-8"/>
        </w:rPr>
        <w:object w:dxaOrig="880" w:dyaOrig="480">
          <v:shape id="_x0000_i1055" type="#_x0000_t75" style="width:44pt;height:24pt" o:ole="">
            <v:imagedata r:id="rId88" r:pict="rId89" o:title=""/>
          </v:shape>
          <o:OLEObject Type="Embed" ProgID="Equation.DSMT4" ShapeID="_x0000_i1055" DrawAspect="Content" ObjectID="_1183209448" r:id="rId90"/>
        </w:object>
      </w:r>
      <w:r>
        <w:t xml:space="preserve"> of </w:t>
      </w:r>
      <w:r w:rsidRPr="00403BEE">
        <w:rPr>
          <w:i/>
        </w:rPr>
        <w:sym w:font="Symbol" w:char="F06D"/>
      </w:r>
      <w:r w:rsidR="009C74C5">
        <w:t>, or equivalently</w:t>
      </w:r>
      <w:r w:rsidR="00FE1210">
        <w:t xml:space="preserve"> that </w:t>
      </w:r>
      <w:r w:rsidR="00FE1210">
        <w:rPr>
          <w:rFonts w:ascii="Symbol" w:hAnsi="Symbol"/>
          <w:i/>
        </w:rPr>
        <w:t></w:t>
      </w:r>
      <w:r w:rsidR="00FE1210">
        <w:rPr>
          <w:rFonts w:ascii="Symbol" w:hAnsi="Symbol"/>
          <w:i/>
        </w:rPr>
        <w:t></w:t>
      </w:r>
      <w:r w:rsidR="00FE1210">
        <w:rPr>
          <w:rFonts w:ascii="Symbol" w:hAnsi="Symbol"/>
          <w:i/>
        </w:rPr>
        <w:t></w:t>
      </w:r>
      <w:r w:rsidR="009C74C5">
        <w:t xml:space="preserve">is contained </w:t>
      </w:r>
      <w:proofErr w:type="gramStart"/>
      <w:r w:rsidR="009C74C5">
        <w:t xml:space="preserve">in  </w:t>
      </w:r>
      <w:proofErr w:type="gramEnd"/>
      <w:r w:rsidR="009C74C5" w:rsidRPr="00F05494">
        <w:rPr>
          <w:position w:val="-26"/>
        </w:rPr>
        <w:object w:dxaOrig="3640" w:dyaOrig="700">
          <v:shape id="_x0000_i1056" type="#_x0000_t75" style="width:182.4pt;height:35.2pt" o:ole="">
            <v:imagedata r:id="rId91" r:pict="rId92" o:title=""/>
          </v:shape>
          <o:OLEObject Type="Embed" ProgID="Equation.DSMT4" ShapeID="_x0000_i1056" DrawAspect="Content" ObjectID="_1183209449" r:id="rId93"/>
        </w:object>
      </w:r>
      <w:r w:rsidR="00FE1210">
        <w:t>.</w:t>
      </w:r>
    </w:p>
    <w:p w:rsidR="008D1B15" w:rsidRPr="00F2599F" w:rsidRDefault="008D1B15" w:rsidP="00EF3AFD">
      <w:pPr>
        <w:pStyle w:val="Heading1"/>
      </w:pPr>
      <w:r>
        <w:br w:type="page"/>
      </w:r>
      <w:r w:rsidRPr="00F2599F">
        <w:t xml:space="preserve">Exact Confidence Intervals For </w:t>
      </w:r>
      <w:r w:rsidRPr="00F2599F">
        <w:sym w:font="Symbol" w:char="F06D"/>
      </w:r>
    </w:p>
    <w:p w:rsidR="008D1B15" w:rsidRPr="001F1B1A" w:rsidRDefault="008D1B15" w:rsidP="00EF3AFD">
      <w:pPr>
        <w:pStyle w:val="BodyText"/>
      </w:pPr>
      <w:r w:rsidRPr="001F1B1A">
        <w:t xml:space="preserve">When </w:t>
      </w:r>
      <w:proofErr w:type="gramStart"/>
      <w:r w:rsidRPr="001F1B1A">
        <w:t>x</w:t>
      </w:r>
      <w:r w:rsidRPr="001F1B1A">
        <w:rPr>
          <w:vertAlign w:val="subscript"/>
        </w:rPr>
        <w:t>1</w:t>
      </w:r>
      <w:r w:rsidRPr="001F1B1A">
        <w:t>,…,</w:t>
      </w:r>
      <w:proofErr w:type="gramEnd"/>
      <w:r w:rsidRPr="001F1B1A">
        <w:t xml:space="preserve"> </w:t>
      </w:r>
      <w:proofErr w:type="spellStart"/>
      <w:r w:rsidRPr="001F1B1A">
        <w:t>x</w:t>
      </w:r>
      <w:r w:rsidRPr="00032120">
        <w:rPr>
          <w:i/>
          <w:vertAlign w:val="subscript"/>
        </w:rPr>
        <w:t>n</w:t>
      </w:r>
      <w:proofErr w:type="spellEnd"/>
      <w:r w:rsidRPr="001F1B1A">
        <w:t xml:space="preserve">  </w:t>
      </w:r>
      <w:proofErr w:type="spellStart"/>
      <w:r w:rsidRPr="001F1B1A">
        <w:t>iid</w:t>
      </w:r>
      <w:proofErr w:type="spellEnd"/>
      <w:r w:rsidRPr="001F1B1A">
        <w:t xml:space="preserve"> ~ N(</w:t>
      </w:r>
      <w:r w:rsidRPr="001F1B1A">
        <w:sym w:font="Symbol" w:char="F06D"/>
      </w:r>
      <w:r w:rsidRPr="001F1B1A">
        <w:t>,</w:t>
      </w:r>
      <w:r w:rsidRPr="001F1B1A">
        <w:sym w:font="Symbol" w:char="F073"/>
      </w:r>
      <w:r w:rsidRPr="001F1B1A">
        <w:rPr>
          <w:vertAlign w:val="superscript"/>
        </w:rPr>
        <w:t>2</w:t>
      </w:r>
      <w:r w:rsidRPr="001F1B1A">
        <w:t xml:space="preserve">), exact confidence intervals for </w:t>
      </w:r>
      <w:r w:rsidRPr="001F1B1A">
        <w:sym w:font="Symbol" w:char="F06D"/>
      </w:r>
      <w:r w:rsidRPr="001F1B1A">
        <w:t xml:space="preserve"> take the form</w:t>
      </w:r>
    </w:p>
    <w:p w:rsidR="008D1B15" w:rsidRPr="001F1B1A" w:rsidRDefault="008D1B15" w:rsidP="00EF3AFD">
      <w:pPr>
        <w:pStyle w:val="BodyText"/>
      </w:pPr>
    </w:p>
    <w:p w:rsidR="008D1B15" w:rsidRPr="001F1B1A" w:rsidRDefault="008D1B15" w:rsidP="00673DAB">
      <w:pPr>
        <w:pStyle w:val="BodyText"/>
        <w:jc w:val="center"/>
      </w:pPr>
      <w:r w:rsidRPr="001F1B1A">
        <w:rPr>
          <w:position w:val="-26"/>
        </w:rPr>
        <w:object w:dxaOrig="3580" w:dyaOrig="700">
          <v:shape id="_x0000_i1057" type="#_x0000_t75" style="width:179.2pt;height:35.2pt" o:ole="">
            <v:imagedata r:id="rId94" r:pict="rId95" o:title=""/>
          </v:shape>
          <o:OLEObject Type="Embed" ProgID="Equation.DSMT4" ShapeID="_x0000_i1057" DrawAspect="Content" ObjectID="_1183209450" r:id="rId96"/>
        </w:object>
      </w:r>
    </w:p>
    <w:p w:rsidR="008D1B15" w:rsidRPr="001F1B1A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proofErr w:type="gramStart"/>
      <w:r w:rsidRPr="001F1B1A">
        <w:t>where</w:t>
      </w:r>
      <w:proofErr w:type="gramEnd"/>
      <w:r w:rsidRPr="001F1B1A">
        <w:t xml:space="preserve"> </w:t>
      </w:r>
      <w:r w:rsidRPr="001F1B1A">
        <w:rPr>
          <w:i/>
        </w:rPr>
        <w:t>t</w:t>
      </w:r>
      <w:r w:rsidRPr="001F1B1A">
        <w:t xml:space="preserve"> is a predetermined constant that depends on the sample size </w:t>
      </w:r>
      <w:r w:rsidRPr="001F1B1A">
        <w:rPr>
          <w:i/>
        </w:rPr>
        <w:t>n</w:t>
      </w:r>
      <w:r w:rsidRPr="001F1B1A">
        <w:t xml:space="preserve"> and the desired confidence level (again, this is usually 95%).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1F1B1A">
        <w:t xml:space="preserve">For example, if </w:t>
      </w:r>
      <w:r w:rsidRPr="001F1B1A">
        <w:rPr>
          <w:i/>
        </w:rPr>
        <w:t>n</w:t>
      </w:r>
      <w:r w:rsidRPr="001F1B1A">
        <w:t xml:space="preserve"> = 20, we can see the “price” of not knowing σ and having</w:t>
      </w:r>
      <w:r>
        <w:t xml:space="preserve"> to estimate it from the data. </w:t>
      </w:r>
      <w:r w:rsidRPr="001F1B1A">
        <w:t>The confidence interval is longer.</w:t>
      </w:r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proofErr w:type="gramStart"/>
      <w:r w:rsidRPr="001F1B1A">
        <w:rPr>
          <w:i/>
        </w:rPr>
        <w:t>t</w:t>
      </w:r>
      <w:proofErr w:type="gramEnd"/>
      <w:r>
        <w:t xml:space="preserve"> = 2.09 yields a 95% CI   and   </w:t>
      </w:r>
      <w:r w:rsidRPr="001F1B1A">
        <w:rPr>
          <w:i/>
        </w:rPr>
        <w:t>t</w:t>
      </w:r>
      <w:r>
        <w:t xml:space="preserve"> = 1.72 yields a 90% CI</w:t>
      </w:r>
    </w:p>
    <w:p w:rsidR="008D1B15" w:rsidRPr="001F1B1A" w:rsidRDefault="008D1B15" w:rsidP="00EF3AFD">
      <w:pPr>
        <w:pStyle w:val="BodyText"/>
      </w:pP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>
        <w:t xml:space="preserve">Good news: </w:t>
      </w:r>
      <w:r w:rsidRPr="001F1B1A">
        <w:t>JMP provides</w:t>
      </w:r>
      <w:r w:rsidRPr="00F2599F">
        <w:rPr>
          <w:rStyle w:val="FootnoteReference"/>
          <w:sz w:val="28"/>
          <w:szCs w:val="28"/>
        </w:rPr>
        <w:footnoteReference w:id="4"/>
      </w:r>
      <w:r w:rsidRPr="001F1B1A">
        <w:t xml:space="preserve"> exact 95% CI limits for </w:t>
      </w:r>
      <w:r w:rsidRPr="001F1B1A">
        <w:sym w:font="Symbol" w:char="F06D"/>
      </w:r>
      <w:r>
        <w:t>.</w:t>
      </w:r>
    </w:p>
    <w:p w:rsidR="008D1B15" w:rsidRPr="001F1B1A" w:rsidRDefault="008D1B15" w:rsidP="00EF3AFD">
      <w:pPr>
        <w:pStyle w:val="BodyText"/>
      </w:pPr>
      <w:r>
        <w:br w:type="page"/>
        <w:t>Example: w</w:t>
      </w:r>
      <w:r w:rsidRPr="001F1B1A">
        <w:t xml:space="preserve">e can </w:t>
      </w:r>
      <w:del w:id="53" w:author="Robert Stine" w:date="2009-07-15T17:11:00Z">
        <w:r w:rsidRPr="001F1B1A" w:rsidDel="00DE4369">
          <w:delText>at last</w:delText>
        </w:r>
      </w:del>
      <w:ins w:id="54" w:author="Robert Stine" w:date="2009-07-15T17:11:00Z">
        <w:r w:rsidR="00DE4369">
          <w:t>now</w:t>
        </w:r>
      </w:ins>
      <w:r w:rsidRPr="001F1B1A">
        <w:t xml:space="preserve"> explain the diamo</w:t>
      </w:r>
      <w:r>
        <w:t xml:space="preserve">nd </w:t>
      </w:r>
      <w:ins w:id="55" w:author="Robert Stine" w:date="2009-07-15T17:11:00Z">
        <w:r w:rsidR="00DE4369">
          <w:t xml:space="preserve">that JMP shows by default </w:t>
        </w:r>
      </w:ins>
      <w:r>
        <w:t xml:space="preserve">in the </w:t>
      </w:r>
      <w:proofErr w:type="spellStart"/>
      <w:r>
        <w:t>boxplot</w:t>
      </w:r>
      <w:proofErr w:type="spellEnd"/>
      <w:r>
        <w:t xml:space="preserve">. </w:t>
      </w:r>
      <w:r w:rsidRPr="001F1B1A">
        <w:t xml:space="preserve">It’s the 95% CI for </w:t>
      </w:r>
      <w:r w:rsidRPr="001F1B1A">
        <w:sym w:font="Symbol" w:char="F06D"/>
      </w:r>
      <w:r>
        <w:t xml:space="preserve">. </w:t>
      </w:r>
      <w:r w:rsidRPr="001F1B1A">
        <w:t xml:space="preserve">For the </w:t>
      </w:r>
      <w:del w:id="56" w:author="Robert Stine" w:date="2009-07-15T17:08:00Z">
        <w:r w:rsidRPr="001F1B1A" w:rsidDel="00DD7E9D">
          <w:delText xml:space="preserve">GM92 </w:delText>
        </w:r>
      </w:del>
      <w:r w:rsidRPr="001F1B1A">
        <w:t>returns</w:t>
      </w:r>
      <w:ins w:id="57" w:author="Robert Stine" w:date="2009-07-15T17:08:00Z">
        <w:r w:rsidR="00DD7E9D">
          <w:t xml:space="preserve"> on Microsoft</w:t>
        </w:r>
      </w:ins>
      <w:r w:rsidRPr="001F1B1A">
        <w:t>, we get this summary:</w:t>
      </w:r>
    </w:p>
    <w:p w:rsidR="008D1B15" w:rsidRPr="001F1B1A" w:rsidRDefault="008D1B15" w:rsidP="00EF3AFD">
      <w:pPr>
        <w:pStyle w:val="BodyText"/>
      </w:pPr>
    </w:p>
    <w:p w:rsidR="008D1B15" w:rsidRPr="002A5D4D" w:rsidRDefault="00DD30C8" w:rsidP="00EB50C2">
      <w:pPr>
        <w:pStyle w:val="BodyText"/>
        <w:jc w:val="center"/>
      </w:pPr>
      <w:ins w:id="58" w:author="Robert Stine" w:date="2009-07-15T17:11:00Z">
        <w:r>
          <w:rPr>
            <w:noProof/>
          </w:rPr>
          <w:drawing>
            <wp:inline distT="0" distB="0" distL="0" distR="0">
              <wp:extent cx="6797040" cy="2956560"/>
              <wp:effectExtent l="25400" t="0" r="10160" b="0"/>
              <wp:docPr id="51" name="Picture 51" descr=":::::Desktop:temp.tiff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1" descr=":::::Desktop:temp.tiff"/>
                      <pic:cNvPicPr>
                        <a:picLocks noChangeAspect="1" noChangeArrowheads="1"/>
                      </pic:cNvPicPr>
                    </pic:nvPicPr>
                    <pic:blipFill>
                      <a:blip r:embed="rId9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97040" cy="29565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  <w:del w:id="59" w:author="Robert Stine" w:date="2009-07-15T17:10:00Z">
        <w:r>
          <w:rPr>
            <w:noProof/>
          </w:rPr>
          <w:drawing>
            <wp:inline distT="0" distB="0" distL="0" distR="0">
              <wp:extent cx="4622800" cy="2600960"/>
              <wp:effectExtent l="25400" t="0" r="0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"/>
                      <pic:cNvPicPr>
                        <a:picLocks noChangeAspect="1" noChangeArrowheads="1"/>
                      </pic:cNvPicPr>
                    </pic:nvPicPr>
                    <pic:blipFill>
                      <a:blip r:embed="rId9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22800" cy="2600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1F1B1A">
        <w:t xml:space="preserve">The 95% CI for </w:t>
      </w:r>
      <w:r w:rsidRPr="001F1B1A">
        <w:sym w:font="Symbol" w:char="F06D"/>
      </w:r>
      <w:r w:rsidRPr="001F1B1A">
        <w:t xml:space="preserve"> </w:t>
      </w:r>
      <w:r>
        <w:t xml:space="preserve">here uses the exact procedure. </w:t>
      </w:r>
      <w:r w:rsidRPr="001F1B1A">
        <w:t>How does it compare</w:t>
      </w:r>
      <w:r>
        <w:t xml:space="preserve"> with the approximate interval </w:t>
      </w:r>
      <w:r w:rsidRPr="001F1B1A">
        <w:t xml:space="preserve">(-.0002, .0034) on page </w:t>
      </w:r>
      <w:r w:rsidR="00C23767">
        <w:t>7</w:t>
      </w:r>
      <w:r w:rsidRPr="001F1B1A">
        <w:t>-2?</w:t>
      </w:r>
    </w:p>
    <w:p w:rsidR="008D1B15" w:rsidRDefault="008D1B15" w:rsidP="00EF3AFD">
      <w:pPr>
        <w:pStyle w:val="BodyText"/>
      </w:pPr>
    </w:p>
    <w:p w:rsidR="008D1B15" w:rsidRPr="00F2599F" w:rsidRDefault="008D1B15" w:rsidP="00EF3AFD">
      <w:pPr>
        <w:pStyle w:val="Heading1"/>
      </w:pPr>
      <w:r>
        <w:t>The "±2 Standard E</w:t>
      </w:r>
      <w:r w:rsidRPr="00F2599F">
        <w:t>rror" Rule of Thumb</w:t>
      </w:r>
    </w:p>
    <w:p w:rsidR="008D1B15" w:rsidRPr="001F1B1A" w:rsidRDefault="008D1B15" w:rsidP="00EF3AFD">
      <w:pPr>
        <w:pStyle w:val="BodyText"/>
      </w:pPr>
      <w:r w:rsidRPr="001F1B1A">
        <w:t xml:space="preserve">Unless </w:t>
      </w:r>
      <w:r w:rsidRPr="001F1B1A">
        <w:rPr>
          <w:i/>
        </w:rPr>
        <w:t>n</w:t>
      </w:r>
      <w:r w:rsidRPr="001F1B1A">
        <w:t xml:space="preserve"> is small (</w:t>
      </w:r>
      <w:r w:rsidRPr="001F1B1A">
        <w:sym w:font="Symbol" w:char="F0A3"/>
      </w:r>
      <w:r w:rsidRPr="001F1B1A">
        <w:t xml:space="preserve"> 30) and precise confidence is needed, the approximate 95% CI bounds given by </w:t>
      </w:r>
      <w:r w:rsidRPr="001F1B1A">
        <w:rPr>
          <w:position w:val="-8"/>
        </w:rPr>
        <w:object w:dxaOrig="1620" w:dyaOrig="480">
          <v:shape id="_x0000_i1058" type="#_x0000_t75" style="width:80.8pt;height:24pt" o:ole="">
            <v:imagedata r:id="rId99" r:pict="rId100" o:title=""/>
          </v:shape>
          <o:OLEObject Type="Embed" ProgID="Equation.DSMT4" ShapeID="_x0000_i1058" DrawAspect="Content" ObjectID="_1183209451" r:id="rId101"/>
        </w:object>
      </w:r>
      <w:r w:rsidRPr="001F1B1A">
        <w:t xml:space="preserve"> are fine.</w:t>
      </w:r>
    </w:p>
    <w:p w:rsidR="008D1B15" w:rsidRPr="00F2599F" w:rsidRDefault="008D1B15" w:rsidP="00EF3AFD">
      <w:pPr>
        <w:pStyle w:val="Heading1"/>
      </w:pPr>
      <w:r w:rsidRPr="00F2599F">
        <w:t>Confidence Interval</w:t>
      </w:r>
      <w:r>
        <w:t>s are not</w:t>
      </w:r>
      <w:r w:rsidR="007E2CFE">
        <w:t xml:space="preserve"> Prediction</w:t>
      </w:r>
      <w:r>
        <w:t xml:space="preserve"> Intervals!</w:t>
      </w:r>
    </w:p>
    <w:p w:rsidR="008D1B15" w:rsidRPr="001F1B1A" w:rsidRDefault="008D1B15" w:rsidP="00EF3AFD">
      <w:pPr>
        <w:pStyle w:val="BodyText"/>
      </w:pPr>
      <w:r w:rsidRPr="001F1B1A">
        <w:t xml:space="preserve">When </w:t>
      </w:r>
      <w:proofErr w:type="gramStart"/>
      <w:r w:rsidRPr="001F1B1A">
        <w:t>x</w:t>
      </w:r>
      <w:r w:rsidRPr="001F1B1A">
        <w:rPr>
          <w:vertAlign w:val="subscript"/>
        </w:rPr>
        <w:t>1</w:t>
      </w:r>
      <w:r w:rsidRPr="001F1B1A">
        <w:t>,…,</w:t>
      </w:r>
      <w:proofErr w:type="gramEnd"/>
      <w:r w:rsidRPr="001F1B1A">
        <w:t xml:space="preserve"> </w:t>
      </w:r>
      <w:proofErr w:type="spellStart"/>
      <w:r w:rsidRPr="001F1B1A">
        <w:t>x</w:t>
      </w:r>
      <w:r w:rsidRPr="001F1B1A">
        <w:rPr>
          <w:vertAlign w:val="subscript"/>
        </w:rPr>
        <w:t>n</w:t>
      </w:r>
      <w:proofErr w:type="spellEnd"/>
      <w:r w:rsidRPr="001F1B1A">
        <w:t xml:space="preserve"> are </w:t>
      </w:r>
      <w:proofErr w:type="spellStart"/>
      <w:r w:rsidRPr="001F1B1A">
        <w:t>iid</w:t>
      </w:r>
      <w:proofErr w:type="spellEnd"/>
      <w:r w:rsidRPr="001F1B1A">
        <w:t xml:space="preserve"> ~ N(</w:t>
      </w:r>
      <w:r w:rsidRPr="001F1B1A">
        <w:sym w:font="Symbol" w:char="F06D"/>
      </w:r>
      <w:r w:rsidRPr="001F1B1A">
        <w:t>,</w:t>
      </w:r>
      <w:r w:rsidRPr="001F1B1A">
        <w:sym w:font="Symbol" w:char="F073"/>
      </w:r>
      <w:r w:rsidRPr="001F1B1A">
        <w:rPr>
          <w:vertAlign w:val="superscript"/>
        </w:rPr>
        <w:t>2</w:t>
      </w:r>
      <w:r w:rsidRPr="001F1B1A">
        <w:t xml:space="preserve">), </w:t>
      </w:r>
      <w:r w:rsidR="007E2CFE">
        <w:t>an</w:t>
      </w:r>
      <w:r w:rsidRPr="001F1B1A">
        <w:t xml:space="preserve"> (approximate) 95% </w:t>
      </w:r>
      <w:r w:rsidR="007E2CFE">
        <w:rPr>
          <w:i/>
        </w:rPr>
        <w:t>prediction</w:t>
      </w:r>
      <w:r w:rsidRPr="00576C5F">
        <w:rPr>
          <w:i/>
        </w:rPr>
        <w:t xml:space="preserve"> interval</w:t>
      </w:r>
      <w:r>
        <w:rPr>
          <w:rStyle w:val="FootnoteReference"/>
        </w:rPr>
        <w:t xml:space="preserve"> </w:t>
      </w:r>
      <w:r w:rsidRPr="00F2599F">
        <w:rPr>
          <w:rStyle w:val="FootnoteReference"/>
          <w:sz w:val="28"/>
          <w:szCs w:val="28"/>
        </w:rPr>
        <w:footnoteReference w:id="5"/>
      </w:r>
      <w:r>
        <w:t xml:space="preserve"> </w:t>
      </w:r>
      <w:r w:rsidRPr="001F1B1A">
        <w:t xml:space="preserve">for a future draw from this population is </w:t>
      </w:r>
      <w:r>
        <w:t>defined as</w:t>
      </w:r>
    </w:p>
    <w:p w:rsidR="008D1B15" w:rsidRPr="001F1B1A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1F1B1A">
        <w:rPr>
          <w:position w:val="-14"/>
        </w:rPr>
        <w:object w:dxaOrig="2280" w:dyaOrig="440">
          <v:shape id="_x0000_i1059" type="#_x0000_t75" style="width:114.4pt;height:22.4pt" o:ole="">
            <v:imagedata r:id="rId102" r:pict="rId103" o:title=""/>
          </v:shape>
          <o:OLEObject Type="Embed" ProgID="Equation.3" ShapeID="_x0000_i1059" DrawAspect="Content" ObjectID="_1183209452" r:id="rId104"/>
        </w:object>
      </w:r>
      <w:r>
        <w:t>.</w:t>
      </w:r>
    </w:p>
    <w:p w:rsidR="008D1B15" w:rsidRPr="001F1B1A" w:rsidRDefault="008D1B15" w:rsidP="00EF3AFD">
      <w:pPr>
        <w:pStyle w:val="BodyText"/>
      </w:pPr>
    </w:p>
    <w:p w:rsidR="008D1B15" w:rsidDel="00DE4369" w:rsidRDefault="008D1B15" w:rsidP="00EF3AFD">
      <w:pPr>
        <w:pStyle w:val="BodyText"/>
        <w:rPr>
          <w:del w:id="60" w:author="Robert Stine" w:date="2009-07-15T17:12:00Z"/>
        </w:rPr>
      </w:pPr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2642EC">
        <w:t>Careful!</w:t>
      </w:r>
      <w:r w:rsidRPr="001F1B1A">
        <w:rPr>
          <w:b/>
        </w:rPr>
        <w:t xml:space="preserve"> </w:t>
      </w:r>
      <w:r w:rsidRPr="001F1B1A">
        <w:t xml:space="preserve">This is </w:t>
      </w:r>
      <w:r w:rsidRPr="002642EC">
        <w:rPr>
          <w:i/>
        </w:rPr>
        <w:t>not</w:t>
      </w:r>
      <w:r w:rsidRPr="001F1B1A">
        <w:t xml:space="preserve"> the (approximate) 95% CI for the population mean </w:t>
      </w:r>
      <w:r w:rsidRPr="001F1B1A">
        <w:sym w:font="Symbol" w:char="F06D"/>
      </w:r>
      <w:r>
        <w:t>.</w:t>
      </w:r>
    </w:p>
    <w:p w:rsidR="008D1B15" w:rsidRPr="001F1B1A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1F1B1A">
        <w:rPr>
          <w:position w:val="-26"/>
        </w:rPr>
        <w:object w:dxaOrig="3640" w:dyaOrig="700">
          <v:shape id="_x0000_i1060" type="#_x0000_t75" style="width:182.4pt;height:35.2pt" o:ole="">
            <v:imagedata r:id="rId105" r:pict="rId106" o:title=""/>
          </v:shape>
          <o:OLEObject Type="Embed" ProgID="Equation.DSMT4" ShapeID="_x0000_i1060" DrawAspect="Content" ObjectID="_1183209453" r:id="rId107"/>
        </w:object>
      </w:r>
    </w:p>
    <w:p w:rsidR="008D1B15" w:rsidDel="00DE4369" w:rsidRDefault="008D1B15" w:rsidP="00EF3AFD">
      <w:pPr>
        <w:pStyle w:val="BodyText"/>
        <w:rPr>
          <w:del w:id="61" w:author="Robert Stine" w:date="2009-07-15T17:12:00Z"/>
        </w:rPr>
      </w:pPr>
    </w:p>
    <w:p w:rsidR="008D1B15" w:rsidDel="00DE4369" w:rsidRDefault="008D1B15" w:rsidP="00EF3AFD">
      <w:pPr>
        <w:pStyle w:val="BodyText"/>
        <w:rPr>
          <w:del w:id="62" w:author="Robert Stine" w:date="2009-07-15T17:12:00Z"/>
        </w:rPr>
      </w:pPr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1F1B1A">
        <w:t xml:space="preserve">The </w:t>
      </w:r>
      <w:del w:id="63" w:author="Robert Stine" w:date="2009-07-15T17:12:00Z">
        <w:r w:rsidRPr="001F1B1A" w:rsidDel="00DE4369">
          <w:delText xml:space="preserve">tolerance </w:delText>
        </w:r>
      </w:del>
      <w:ins w:id="64" w:author="Robert Stine" w:date="2009-07-15T17:12:00Z">
        <w:r w:rsidR="00DE4369">
          <w:t>prediction</w:t>
        </w:r>
        <w:r w:rsidR="00DE4369" w:rsidRPr="001F1B1A">
          <w:t xml:space="preserve"> </w:t>
        </w:r>
      </w:ins>
      <w:r w:rsidRPr="001F1B1A">
        <w:t>interval is wider because individual values are more variable than averages.</w:t>
      </w:r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>
        <w:br w:type="page"/>
        <w:t>Example: l</w:t>
      </w:r>
      <w:r w:rsidRPr="001F1B1A">
        <w:t xml:space="preserve">et’s revisit the 400 observations of motor shaft diameters in </w:t>
      </w:r>
      <w:proofErr w:type="spellStart"/>
      <w:r w:rsidRPr="00E81079">
        <w:rPr>
          <w:i/>
        </w:rPr>
        <w:t>ShaftXtr.</w:t>
      </w:r>
      <w:r>
        <w:rPr>
          <w:i/>
        </w:rPr>
        <w:t>JMP</w:t>
      </w:r>
      <w:proofErr w:type="spellEnd"/>
      <w:r w:rsidRPr="001F1B1A">
        <w:t xml:space="preserve"> (BBS, p.97)</w:t>
      </w:r>
      <w:r>
        <w:t>.</w:t>
      </w:r>
      <w:r w:rsidRPr="00CC5198">
        <w:rPr>
          <w:rStyle w:val="FootnoteReference"/>
          <w:sz w:val="28"/>
          <w:szCs w:val="28"/>
        </w:rPr>
        <w:footnoteReference w:id="6"/>
      </w:r>
    </w:p>
    <w:p w:rsidR="008D1B15" w:rsidRPr="001F1B1A" w:rsidRDefault="008D1B15" w:rsidP="008D1B15"/>
    <w:p w:rsidR="008D1B15" w:rsidRPr="002A5D4D" w:rsidRDefault="008E3A87" w:rsidP="00E436CC">
      <w:pPr>
        <w:pStyle w:val="BodyText"/>
        <w:jc w:val="center"/>
      </w:pPr>
      <w:r>
        <w:rPr>
          <w:noProof/>
        </w:rPr>
        <w:drawing>
          <wp:inline distT="0" distB="0" distL="0" distR="0">
            <wp:extent cx="4074160" cy="2296160"/>
            <wp:effectExtent l="2540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15" w:rsidRPr="001F1B1A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1F1B1A">
        <w:t>A 95% CI for the mean of the shaft-making process is (814.90, 815.08).</w:t>
      </w:r>
    </w:p>
    <w:p w:rsidR="008D1B15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 w:rsidRPr="001F1B1A">
        <w:t>Assuming the process remains in control (recall control charts, as shown on BBS p.75), an approximate 95% tolerance interval for the diameter of a future shaft is</w:t>
      </w:r>
      <w:r w:rsidR="00E436CC">
        <w:t xml:space="preserve">  </w:t>
      </w:r>
      <w:r w:rsidRPr="001F1B1A">
        <w:t>(814.99 – 2(.93), 814.99 + 2(.93)) = (813.13, 816.85).</w:t>
      </w:r>
    </w:p>
    <w:p w:rsidR="008D1B15" w:rsidRPr="001F1B1A" w:rsidRDefault="008D1B15" w:rsidP="00EF3AFD">
      <w:pPr>
        <w:pStyle w:val="BodyText"/>
      </w:pPr>
    </w:p>
    <w:p w:rsidR="008D1B15" w:rsidRPr="001F1B1A" w:rsidRDefault="008D1B15" w:rsidP="00EF3AFD">
      <w:pPr>
        <w:pStyle w:val="BodyText"/>
      </w:pPr>
      <w:r>
        <w:t xml:space="preserve">Which interval is wider?                                            </w:t>
      </w:r>
      <w:r w:rsidRPr="001F1B1A">
        <w:t>Why?</w:t>
      </w:r>
    </w:p>
    <w:p w:rsidR="008D1B15" w:rsidRPr="00CC5198" w:rsidRDefault="008D1B15" w:rsidP="00EF3AFD">
      <w:pPr>
        <w:pStyle w:val="Heading1"/>
      </w:pPr>
      <w:r w:rsidRPr="00CC5198">
        <w:t>The Effect of the Sample Size</w:t>
      </w:r>
    </w:p>
    <w:p w:rsidR="008D1B15" w:rsidRDefault="008D1B15" w:rsidP="00EF3AFD">
      <w:pPr>
        <w:pStyle w:val="BodyText"/>
      </w:pPr>
      <w:r>
        <w:t xml:space="preserve">The width of the 95% CI for the mean of the motor shaft process is (using all of the data) 815.1–814.9 = 0.2 (p 7-6). What would happen to the width of the 95% CI for the mean if the sample size </w:t>
      </w:r>
      <w:r>
        <w:rPr>
          <w:i/>
        </w:rPr>
        <w:t>n</w:t>
      </w:r>
      <w:r>
        <w:t xml:space="preserve"> was larger?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>Using the ±2 standard error rule of thumb, the width of a 95% CI for the mean is</w:t>
      </w:r>
    </w:p>
    <w:p w:rsidR="008D1B15" w:rsidRDefault="008D1B15" w:rsidP="00EF3AFD">
      <w:pPr>
        <w:pStyle w:val="BodyText"/>
      </w:pPr>
    </w:p>
    <w:p w:rsidR="008D1B15" w:rsidRDefault="008D1B15" w:rsidP="0025634C">
      <w:pPr>
        <w:pStyle w:val="BodyText"/>
        <w:jc w:val="center"/>
      </w:pPr>
      <w:r>
        <w:t xml:space="preserve">Width = </w:t>
      </w:r>
      <w:r w:rsidRPr="00F05494">
        <w:rPr>
          <w:position w:val="-8"/>
        </w:rPr>
        <w:object w:dxaOrig="1060" w:dyaOrig="460">
          <v:shape id="_x0000_i1061" type="#_x0000_t75" style="width:52.8pt;height:23.2pt" o:ole="">
            <v:imagedata r:id="rId109" r:pict="rId110" o:title=""/>
          </v:shape>
          <o:OLEObject Type="Embed" ProgID="Equation.3" ShapeID="_x0000_i1061" DrawAspect="Content" ObjectID="_1183209454" r:id="rId111"/>
        </w:object>
      </w:r>
      <w:r>
        <w:t>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Suppose we doubled the sample size from </w:t>
      </w:r>
      <w:r>
        <w:rPr>
          <w:i/>
        </w:rPr>
        <w:t>n</w:t>
      </w:r>
      <w:r>
        <w:t xml:space="preserve"> to 2</w:t>
      </w:r>
      <w:r>
        <w:rPr>
          <w:i/>
        </w:rPr>
        <w:t>n</w:t>
      </w:r>
      <w:r>
        <w:t>. What would happen to the width of the interval?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The </w:t>
      </w:r>
      <w:r w:rsidRPr="00793468">
        <w:rPr>
          <w:i/>
        </w:rPr>
        <w:t>margin of error</w:t>
      </w:r>
      <w:r>
        <w:t xml:space="preserve"> of an estimate </w:t>
      </w:r>
      <w:r w:rsidRPr="00F05494">
        <w:rPr>
          <w:position w:val="-4"/>
        </w:rPr>
        <w:object w:dxaOrig="260" w:dyaOrig="300">
          <v:shape id="_x0000_i1062" type="#_x0000_t75" style="width:12.8pt;height:15.2pt" o:ole="">
            <v:imagedata r:id="rId112" r:pict="rId113" o:title=""/>
          </v:shape>
          <o:OLEObject Type="Embed" ProgID="Equation.3" ShapeID="_x0000_i1062" DrawAspect="Content" ObjectID="_1183209455" r:id="rId114"/>
        </w:object>
      </w:r>
      <w:r>
        <w:t xml:space="preserve"> reported in the media is usually half the width of the 95% CI, namely</w:t>
      </w:r>
      <w:r w:rsidRPr="00793468">
        <w:rPr>
          <w:rFonts w:ascii="Times" w:hAnsi="Times"/>
          <w:position w:val="-8"/>
        </w:rPr>
        <w:object w:dxaOrig="1060" w:dyaOrig="460">
          <v:shape id="_x0000_i1063" type="#_x0000_t75" style="width:59.2pt;height:24.8pt" o:ole="">
            <v:imagedata r:id="rId115" r:pict="rId116" o:title=""/>
          </v:shape>
          <o:OLEObject Type="Embed" ProgID="Equation.3" ShapeID="_x0000_i1063" DrawAspect="Content" ObjectID="_1183209456" r:id="rId117"/>
        </w:object>
      </w:r>
      <w:r>
        <w:rPr>
          <w:rFonts w:ascii="Times" w:hAnsi="Times"/>
        </w:rPr>
        <w:t>.</w:t>
      </w:r>
    </w:p>
    <w:p w:rsidR="008D1B15" w:rsidRDefault="008D1B15" w:rsidP="00EF3AFD">
      <w:pPr>
        <w:pStyle w:val="BodyText"/>
      </w:pPr>
    </w:p>
    <w:p w:rsidR="008D1B15" w:rsidRPr="00793468" w:rsidRDefault="008D1B15" w:rsidP="00EF3AFD">
      <w:pPr>
        <w:pStyle w:val="BodyText"/>
      </w:pPr>
      <w:r w:rsidRPr="00793468">
        <w:t>When estimat</w:t>
      </w:r>
      <w:r>
        <w:t>ing a population proportion such as in a political poll, the maximum margin of error for the 95% confidence interval is approximately</w:t>
      </w:r>
      <w:r w:rsidR="009A2C0E">
        <w:t xml:space="preserve"> </w:t>
      </w:r>
      <w:r w:rsidRPr="00793468">
        <w:rPr>
          <w:position w:val="-8"/>
        </w:rPr>
        <w:object w:dxaOrig="820" w:dyaOrig="460">
          <v:shape id="_x0000_i1064" type="#_x0000_t75" style="width:40.8pt;height:23.2pt" o:ole="">
            <v:imagedata r:id="rId118" r:pict="rId119" o:title=""/>
          </v:shape>
          <o:OLEObject Type="Embed" ProgID="Equation.3" ShapeID="_x0000_i1064" DrawAspect="Content" ObjectID="_1183209457" r:id="rId120"/>
        </w:object>
      </w:r>
      <w:r>
        <w:t xml:space="preserve">. This can be used to choose the sample size </w:t>
      </w:r>
      <w:r w:rsidRPr="0078148F">
        <w:rPr>
          <w:i/>
        </w:rPr>
        <w:t>n</w:t>
      </w:r>
      <w:r>
        <w:t xml:space="preserve"> needed to guarantee a 95% level of accuracy for a desired margin of error.</w:t>
      </w:r>
    </w:p>
    <w:p w:rsidR="008D1B15" w:rsidRPr="00CC5198" w:rsidRDefault="008D1B15" w:rsidP="00EF3AFD">
      <w:pPr>
        <w:pStyle w:val="Heading1"/>
      </w:pPr>
      <w:r w:rsidRPr="00CC5198">
        <w:t xml:space="preserve">An </w:t>
      </w:r>
      <w:r>
        <w:t xml:space="preserve">Intent to Purchase Survey </w:t>
      </w:r>
      <w:r w:rsidRPr="00CC5198">
        <w:t>(BBS, p.104)</w:t>
      </w:r>
    </w:p>
    <w:p w:rsidR="008D1B15" w:rsidRDefault="008D1B15" w:rsidP="00EF3AFD">
      <w:pPr>
        <w:pStyle w:val="BodyText"/>
      </w:pPr>
      <w:r>
        <w:t xml:space="preserve">A manufacturer of consumer electronics would like to know how many households intend to purchase a computer next year. The file </w:t>
      </w:r>
      <w:proofErr w:type="spellStart"/>
      <w:r w:rsidRPr="00F61FB8">
        <w:rPr>
          <w:i/>
        </w:rPr>
        <w:t>CompPur.JMP</w:t>
      </w:r>
      <w:proofErr w:type="spellEnd"/>
      <w:r>
        <w:t xml:space="preserve"> contains the yes or no responses of 100 households.  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>The JMP summary</w:t>
      </w:r>
      <w:r w:rsidRPr="00F61FB8">
        <w:rPr>
          <w:rStyle w:val="FootnoteReference"/>
          <w:sz w:val="28"/>
          <w:szCs w:val="28"/>
        </w:rPr>
        <w:footnoteReference w:id="7"/>
      </w:r>
      <w:r>
        <w:t xml:space="preserve"> for the nominal yes-no variable </w:t>
      </w:r>
      <w:proofErr w:type="spellStart"/>
      <w:r>
        <w:t>Intend_to_Purchase</w:t>
      </w:r>
      <w:proofErr w:type="spellEnd"/>
    </w:p>
    <w:p w:rsidR="008D1B15" w:rsidRDefault="008D1B15" w:rsidP="00EF3AFD">
      <w:pPr>
        <w:pStyle w:val="BodyText"/>
      </w:pPr>
    </w:p>
    <w:p w:rsidR="008D1B15" w:rsidRPr="00DD1623" w:rsidRDefault="008E3A87" w:rsidP="0025634C">
      <w:pPr>
        <w:pStyle w:val="BodyText"/>
        <w:jc w:val="center"/>
      </w:pPr>
      <w:r>
        <w:rPr>
          <w:noProof/>
        </w:rPr>
        <w:drawing>
          <wp:inline distT="0" distB="0" distL="0" distR="0">
            <wp:extent cx="5669280" cy="2448560"/>
            <wp:effectExtent l="2540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>Management hopes that the proportion is at least 25% in order to justify sales projections.</w:t>
      </w:r>
    </w:p>
    <w:p w:rsidR="008D1B15" w:rsidRDefault="008D1B15" w:rsidP="00EF3AFD">
      <w:pPr>
        <w:pStyle w:val="BodyText"/>
      </w:pPr>
      <w:r>
        <w:t>Does the survey dash their hopes?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>Assuming the survey has truly sampled the population of interest, the issue here is:</w:t>
      </w:r>
    </w:p>
    <w:p w:rsidR="008D1B15" w:rsidRDefault="008D1B15" w:rsidP="00EF3AFD">
      <w:pPr>
        <w:pStyle w:val="BodyText"/>
      </w:pPr>
    </w:p>
    <w:p w:rsidR="008D1B15" w:rsidRDefault="008D1B15" w:rsidP="004C2494">
      <w:pPr>
        <w:pStyle w:val="BodyQuotation"/>
      </w:pPr>
      <w:r>
        <w:t xml:space="preserve">Can the difference between 14% and 25% reasonably be attributed to chance </w:t>
      </w:r>
      <w:r w:rsidR="004C2494">
        <w:t xml:space="preserve"> </w:t>
      </w:r>
      <w:r>
        <w:t>(i.e., to sampling variation)?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</w:p>
    <w:p w:rsidR="004C2494" w:rsidRDefault="004C2494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To answer this question with a confidence interval, we transform the variable </w:t>
      </w:r>
      <w:proofErr w:type="spellStart"/>
      <w:r>
        <w:t>Intend_to_Purchase</w:t>
      </w:r>
      <w:proofErr w:type="spellEnd"/>
      <w:r>
        <w:t xml:space="preserve"> to a numerical variable Intend:</w:t>
      </w:r>
      <w:r w:rsidRPr="00F61FB8">
        <w:rPr>
          <w:rStyle w:val="FootnoteReference"/>
          <w:sz w:val="28"/>
          <w:szCs w:val="28"/>
        </w:rPr>
        <w:footnoteReference w:id="8"/>
      </w:r>
    </w:p>
    <w:p w:rsidR="008D1B15" w:rsidRDefault="008D1B15" w:rsidP="00EF3AFD">
      <w:pPr>
        <w:pStyle w:val="BodyText"/>
      </w:pPr>
    </w:p>
    <w:p w:rsidR="008D1B15" w:rsidRDefault="008D1B15" w:rsidP="004C2494">
      <w:pPr>
        <w:pStyle w:val="BodyText"/>
        <w:ind w:left="1440" w:firstLine="720"/>
      </w:pPr>
      <w:r>
        <w:t xml:space="preserve">Intend = 0      if       </w:t>
      </w:r>
      <w:proofErr w:type="spellStart"/>
      <w:r>
        <w:t>Intend_to_Purchase</w:t>
      </w:r>
      <w:proofErr w:type="spellEnd"/>
      <w:r>
        <w:t xml:space="preserve"> = No</w:t>
      </w:r>
    </w:p>
    <w:p w:rsidR="008D1B15" w:rsidRDefault="008D1B15" w:rsidP="004C2494">
      <w:pPr>
        <w:pStyle w:val="BodyText"/>
        <w:ind w:left="1440" w:firstLine="720"/>
      </w:pPr>
      <w:r>
        <w:t xml:space="preserve">Intend = 1      if       </w:t>
      </w:r>
      <w:proofErr w:type="spellStart"/>
      <w:r>
        <w:t>Intend_to_Purchase</w:t>
      </w:r>
      <w:proofErr w:type="spellEnd"/>
      <w:r>
        <w:t xml:space="preserve"> = Yes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br w:type="page"/>
        <w:t>Because Intend is numerical, the JMP summary provides moments and the 95% CI for the (unknown) population proportion.</w:t>
      </w:r>
    </w:p>
    <w:p w:rsidR="008D1B15" w:rsidRDefault="008D1B15" w:rsidP="00EF3AFD">
      <w:pPr>
        <w:pStyle w:val="BodyText"/>
      </w:pPr>
    </w:p>
    <w:p w:rsidR="008D1B15" w:rsidRPr="00495022" w:rsidRDefault="008E3A87" w:rsidP="004C2494">
      <w:pPr>
        <w:pStyle w:val="BodyText"/>
        <w:jc w:val="center"/>
      </w:pPr>
      <w:r>
        <w:rPr>
          <w:noProof/>
        </w:rPr>
        <w:drawing>
          <wp:inline distT="0" distB="0" distL="0" distR="0">
            <wp:extent cx="5201920" cy="2357120"/>
            <wp:effectExtent l="2540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35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Note that the sample proportion 14% is the mean </w:t>
      </w:r>
      <w:r w:rsidRPr="00F05494">
        <w:rPr>
          <w:position w:val="-4"/>
        </w:rPr>
        <w:object w:dxaOrig="260" w:dyaOrig="300">
          <v:shape id="_x0000_i1065" type="#_x0000_t75" style="width:12.8pt;height:15.2pt" o:ole="">
            <v:imagedata r:id="rId123" r:pict="rId124" o:title=""/>
          </v:shape>
          <o:OLEObject Type="Embed" ProgID="Equation.3" ShapeID="_x0000_i1065" DrawAspect="Content" ObjectID="_1183209458" r:id="rId125"/>
        </w:object>
      </w:r>
      <w:r>
        <w:t xml:space="preserve"> of Intend.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>Do management’s hopes now seem reasonable?</w:t>
      </w:r>
    </w:p>
    <w:p w:rsidR="008D1B15" w:rsidRPr="00F61FB8" w:rsidRDefault="008D1B15" w:rsidP="00EF3AFD">
      <w:pPr>
        <w:pStyle w:val="Heading1"/>
      </w:pPr>
      <w:r>
        <w:br w:type="page"/>
        <w:t>Take-A</w:t>
      </w:r>
      <w:r w:rsidRPr="00F61FB8">
        <w:t>way Review</w:t>
      </w:r>
    </w:p>
    <w:p w:rsidR="008D1B15" w:rsidRDefault="008D1B15" w:rsidP="00EF3AFD">
      <w:pPr>
        <w:pStyle w:val="BodyText"/>
      </w:pPr>
      <w:r>
        <w:t>A confidence interval is a range of plausible values for the population parameter.  The confidence level of the interval indicates just how plausible this range is.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Quotation"/>
      </w:pPr>
      <w:r>
        <w:t>Most of the</w:t>
      </w:r>
      <w:r w:rsidR="00287D13">
        <w:t xml:space="preserve"> confidence intervals that we</w:t>
      </w:r>
      <w:r>
        <w:t xml:space="preserve"> use are 95% confidence intervals.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>To form a 95% confidence interval for the population mean, we can use the exact interval or the approximate “back of the envelope” interval</w:t>
      </w:r>
    </w:p>
    <w:p w:rsidR="006670BE" w:rsidRDefault="006670BE" w:rsidP="00EF3AFD">
      <w:pPr>
        <w:pStyle w:val="BodyText"/>
      </w:pPr>
    </w:p>
    <w:p w:rsidR="008D1B15" w:rsidRDefault="008D1B15" w:rsidP="006670BE">
      <w:pPr>
        <w:pStyle w:val="BodyText"/>
        <w:jc w:val="center"/>
      </w:pPr>
      <w:r w:rsidRPr="00F05494">
        <w:rPr>
          <w:position w:val="-26"/>
        </w:rPr>
        <w:object w:dxaOrig="3640" w:dyaOrig="700">
          <v:shape id="_x0000_i1066" type="#_x0000_t75" style="width:182.4pt;height:35.2pt" o:ole="">
            <v:imagedata r:id="rId126" r:pict="rId127" o:title=""/>
          </v:shape>
          <o:OLEObject Type="Embed" ProgID="Equation.DSMT4" ShapeID="_x0000_i1066" DrawAspect="Content" ObjectID="_1183209459" r:id="rId128"/>
        </w:object>
      </w:r>
      <w:r>
        <w:t>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 xml:space="preserve">This form is typical of most of the </w:t>
      </w:r>
      <w:proofErr w:type="spellStart"/>
      <w:r>
        <w:t>CIs</w:t>
      </w:r>
      <w:proofErr w:type="spellEnd"/>
      <w:r>
        <w:t xml:space="preserve"> we will use in this course and Stat 621, namely</w:t>
      </w:r>
    </w:p>
    <w:p w:rsidR="006670BE" w:rsidRDefault="006670BE" w:rsidP="00EF3AFD">
      <w:pPr>
        <w:pStyle w:val="BodyText"/>
      </w:pPr>
    </w:p>
    <w:p w:rsidR="008D1B15" w:rsidRDefault="008D1B15" w:rsidP="006670BE">
      <w:pPr>
        <w:pStyle w:val="BodyText"/>
        <w:jc w:val="center"/>
      </w:pPr>
      <w:r>
        <w:t>(</w:t>
      </w:r>
      <w:proofErr w:type="gramStart"/>
      <w:r>
        <w:t>estimated</w:t>
      </w:r>
      <w:proofErr w:type="gramEnd"/>
      <w:r>
        <w:t xml:space="preserve"> value ± 2 SE(estimated value)).</w:t>
      </w:r>
    </w:p>
    <w:p w:rsidR="008D1B15" w:rsidRPr="00F61FB8" w:rsidRDefault="008D1B15" w:rsidP="00EF3AFD">
      <w:pPr>
        <w:pStyle w:val="Heading1"/>
      </w:pPr>
      <w:r w:rsidRPr="00F61FB8">
        <w:t>Next Module</w:t>
      </w:r>
    </w:p>
    <w:p w:rsidR="008D1B15" w:rsidRDefault="008D1B15" w:rsidP="00EF3AFD">
      <w:pPr>
        <w:pStyle w:val="BodyText"/>
      </w:pPr>
      <w:r>
        <w:t>If a value lies outside of the confidence interval, our analysis today suggests that “it’s not plausible” at some level of confidence. But once a value lies out of the interval, that’s about all we can say.</w:t>
      </w:r>
    </w:p>
    <w:p w:rsidR="008D1B15" w:rsidRDefault="008D1B15" w:rsidP="00EF3AFD">
      <w:pPr>
        <w:pStyle w:val="BodyText"/>
      </w:pPr>
    </w:p>
    <w:p w:rsidR="008D1B15" w:rsidRDefault="008D1B15" w:rsidP="00EF3AFD">
      <w:pPr>
        <w:pStyle w:val="BodyText"/>
      </w:pPr>
      <w:r>
        <w:t>Statistical tests take this idea further and directly measure the reasonableness of a hypothesized population value.</w:t>
      </w:r>
    </w:p>
    <w:sectPr w:rsidR="008D1B15" w:rsidSect="008D1B15">
      <w:headerReference w:type="even" r:id="rId129"/>
      <w:headerReference w:type="default" r:id="rId130"/>
      <w:footerReference w:type="default" r:id="rId131"/>
      <w:headerReference w:type="first" r:id="rId132"/>
      <w:footerReference w:type="first" r:id="rId133"/>
      <w:pgSz w:w="15840" w:h="12240" w:orient="landscape"/>
      <w:pgMar w:top="1440" w:right="1440" w:bottom="1440" w:left="1440" w:gutter="0"/>
      <w:titlePg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DD7E9D" w:rsidRDefault="00DD7E9D">
      <w:r>
        <w:separator/>
      </w:r>
    </w:p>
  </w:endnote>
  <w:endnote w:type="continuationSeparator" w:id="1">
    <w:p w:rsidR="00DD7E9D" w:rsidRDefault="00DD7E9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D7E9D" w:rsidRDefault="00DD7E9D">
    <w:pPr>
      <w:pStyle w:val="Footer"/>
      <w:rPr>
        <w:rStyle w:val="PageNumber"/>
      </w:rPr>
    </w:pPr>
    <w:r>
      <w:rPr>
        <w:rStyle w:val="CopyrightChar"/>
        <w:sz w:val="20"/>
      </w:rPr>
      <w:t>The Wharton School of the University of Pennsylvania</w:t>
    </w:r>
    <w:r>
      <w:rPr>
        <w:rStyle w:val="CopyrightChar"/>
        <w:sz w:val="20"/>
      </w:rPr>
      <w:tab/>
    </w:r>
    <w:r>
      <w:rPr>
        <w:rStyle w:val="CopyrightChar"/>
        <w:sz w:val="20"/>
      </w:rPr>
      <w:tab/>
    </w:r>
    <w:r>
      <w:rPr>
        <w:rStyle w:val="CopyrightChar"/>
        <w:sz w:val="20"/>
      </w:rPr>
      <w:tab/>
    </w:r>
    <w:r>
      <w:rPr>
        <w:rStyle w:val="CopyrightChar"/>
        <w:sz w:val="20"/>
      </w:rPr>
      <w:tab/>
    </w:r>
    <w:r>
      <w:rPr>
        <w:rStyle w:val="CopyrightChar"/>
        <w:sz w:val="20"/>
      </w:rPr>
      <w:tab/>
    </w:r>
    <w:r>
      <w:rPr>
        <w:rStyle w:val="CopyrightChar"/>
        <w:sz w:val="20"/>
      </w:rPr>
      <w:tab/>
      <w:t>7-</w:t>
    </w:r>
    <w:r w:rsidR="00F05494">
      <w:rPr>
        <w:rStyle w:val="PageNumber"/>
        <w:rFonts w:ascii="Arial Black" w:hAnsi="Arial Black"/>
      </w:rPr>
      <w:fldChar w:fldCharType="begin"/>
    </w:r>
    <w:r>
      <w:rPr>
        <w:rStyle w:val="PageNumber"/>
      </w:rPr>
      <w:instrText xml:space="preserve"> PAGE </w:instrText>
    </w:r>
    <w:r w:rsidR="00F05494">
      <w:rPr>
        <w:rStyle w:val="PageNumber"/>
        <w:rFonts w:ascii="Arial Black" w:hAnsi="Arial Black"/>
      </w:rPr>
      <w:fldChar w:fldCharType="separate"/>
    </w:r>
    <w:r w:rsidR="00DD30C8">
      <w:rPr>
        <w:rStyle w:val="PageNumber"/>
        <w:noProof/>
      </w:rPr>
      <w:t>16</w:t>
    </w:r>
    <w:r w:rsidR="00F05494">
      <w:rPr>
        <w:rStyle w:val="PageNumber"/>
        <w:rFonts w:ascii="Arial Black" w:hAnsi="Arial Black"/>
      </w:rPr>
      <w:fldChar w:fldCharType="end"/>
    </w:r>
  </w:p>
  <w:p w:rsidR="00DD7E9D" w:rsidRDefault="00DD7E9D">
    <w:pPr>
      <w:pStyle w:val="Footer"/>
    </w:pP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D7E9D" w:rsidRDefault="00DD7E9D">
    <w:pPr>
      <w:spacing w:line="260" w:lineRule="exact"/>
      <w:rPr>
        <w:sz w:val="18"/>
        <w:szCs w:val="18"/>
      </w:rPr>
    </w:pPr>
  </w:p>
  <w:p w:rsidR="00DD7E9D" w:rsidRDefault="00F05494">
    <w:pPr>
      <w:spacing w:line="260" w:lineRule="exact"/>
      <w:rPr>
        <w:i/>
        <w:sz w:val="18"/>
        <w:szCs w:val="18"/>
      </w:rPr>
    </w:pPr>
    <w:r>
      <w:rPr>
        <w:i/>
        <w:noProof/>
        <w:sz w:val="18"/>
        <w:szCs w:val="18"/>
      </w:rPr>
      <w:pict>
        <v:line id="_x0000_s2061" style="position:absolute;z-index:251658240" from="0,10.35pt" to="468pt,10.35pt"/>
      </w:pict>
    </w:r>
  </w:p>
  <w:p w:rsidR="00DD7E9D" w:rsidRDefault="00DD7E9D">
    <w:pPr>
      <w:pStyle w:val="Footer"/>
      <w:spacing w:line="260" w:lineRule="exact"/>
      <w:rPr>
        <w:sz w:val="18"/>
        <w:szCs w:val="18"/>
      </w:rPr>
    </w:pPr>
  </w:p>
  <w:p w:rsidR="00DD7E9D" w:rsidRDefault="00DD7E9D">
    <w:pPr>
      <w:pStyle w:val="Footer"/>
      <w:spacing w:line="260" w:lineRule="exact"/>
      <w:rPr>
        <w:sz w:val="18"/>
        <w:szCs w:val="18"/>
      </w:rPr>
    </w:pPr>
    <w:r>
      <w:rPr>
        <w:sz w:val="18"/>
        <w:szCs w:val="18"/>
      </w:rPr>
      <w:t xml:space="preserve">Professors Ed George, </w:t>
    </w:r>
    <w:del w:id="65" w:author="Robert Stine" w:date="2009-07-15T17:00:00Z">
      <w:r w:rsidDel="00DD7E9D">
        <w:rPr>
          <w:sz w:val="18"/>
          <w:szCs w:val="18"/>
        </w:rPr>
        <w:delText>Mark Low</w:delText>
      </w:r>
    </w:del>
    <w:ins w:id="66" w:author="Robert Stine" w:date="2009-07-15T17:00:00Z">
      <w:r>
        <w:rPr>
          <w:sz w:val="18"/>
          <w:szCs w:val="18"/>
        </w:rPr>
        <w:t>Abba Krieger</w:t>
      </w:r>
    </w:ins>
    <w:r>
      <w:rPr>
        <w:sz w:val="18"/>
        <w:szCs w:val="18"/>
      </w:rPr>
      <w:t xml:space="preserve">, Robert Stine, and </w:t>
    </w:r>
    <w:proofErr w:type="spellStart"/>
    <w:r>
      <w:rPr>
        <w:sz w:val="18"/>
        <w:szCs w:val="18"/>
      </w:rPr>
      <w:t>Adi</w:t>
    </w:r>
    <w:proofErr w:type="spellEnd"/>
    <w:r>
      <w:rPr>
        <w:sz w:val="18"/>
        <w:szCs w:val="18"/>
      </w:rPr>
      <w:t xml:space="preserve"> </w:t>
    </w:r>
    <w:proofErr w:type="spellStart"/>
    <w:r>
      <w:rPr>
        <w:sz w:val="18"/>
        <w:szCs w:val="18"/>
      </w:rPr>
      <w:t>Wyner</w:t>
    </w:r>
    <w:proofErr w:type="spellEnd"/>
    <w:r>
      <w:rPr>
        <w:sz w:val="18"/>
        <w:szCs w:val="18"/>
      </w:rPr>
      <w:t>, The Wharton School of the University of Pennsylvania, prepared this document.</w:t>
    </w:r>
  </w:p>
  <w:p w:rsidR="00DD7E9D" w:rsidRDefault="00DD7E9D" w:rsidP="008D1B15"/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DD7E9D" w:rsidRDefault="00DD7E9D">
      <w:r>
        <w:separator/>
      </w:r>
    </w:p>
  </w:footnote>
  <w:footnote w:type="continuationSeparator" w:id="1">
    <w:p w:rsidR="00DD7E9D" w:rsidRDefault="00DD7E9D">
      <w:r>
        <w:continuationSeparator/>
      </w:r>
    </w:p>
  </w:footnote>
  <w:footnote w:id="2">
    <w:p w:rsidR="00DD7E9D" w:rsidRDefault="00DD7E9D" w:rsidP="00EF3AFD">
      <w:pPr>
        <w:pStyle w:val="FootnoteText"/>
      </w:pPr>
      <w:r w:rsidRPr="005464DC">
        <w:rPr>
          <w:rStyle w:val="FootnoteReference"/>
          <w:sz w:val="28"/>
          <w:szCs w:val="28"/>
        </w:rPr>
        <w:footnoteRef/>
      </w:r>
      <w:r>
        <w:t xml:space="preserve"> An easily computed approximation to s in this context is </w:t>
      </w:r>
      <w:r w:rsidRPr="00F05494">
        <w:rPr>
          <w:position w:val="-12"/>
        </w:rPr>
        <w:object w:dxaOrig="999" w:dyaOrig="400">
          <v:shape id="_x0000_i1068" type="#_x0000_t75" style="width:49.6pt;height:20pt" o:ole="">
            <v:imagedata r:id="rId1" r:pict="rId2" o:title=""/>
          </v:shape>
          <o:OLEObject Type="Embed" ProgID="Equation.DSMT4" ShapeID="_x0000_i1068" DrawAspect="Content" ObjectID="_1183209460" r:id="rId3"/>
        </w:object>
      </w:r>
      <w:r>
        <w:t>.</w:t>
      </w:r>
    </w:p>
  </w:footnote>
  <w:footnote w:id="3">
    <w:p w:rsidR="00DD7E9D" w:rsidRPr="00403BEE" w:rsidRDefault="00DD7E9D" w:rsidP="00EF3AFD">
      <w:pPr>
        <w:pStyle w:val="FootnoteText"/>
      </w:pPr>
      <w:r w:rsidRPr="00C67343">
        <w:rPr>
          <w:rStyle w:val="FootnoteReference"/>
          <w:sz w:val="28"/>
          <w:szCs w:val="28"/>
        </w:rPr>
        <w:footnoteRef/>
      </w:r>
      <w:r w:rsidRPr="00403BEE">
        <w:t xml:space="preserve"> Technically, this interval is an approximate 95% interval</w:t>
      </w:r>
      <w:r>
        <w:t xml:space="preserve"> </w:t>
      </w:r>
      <w:r w:rsidRPr="00403BEE">
        <w:t>because</w:t>
      </w:r>
      <w:r>
        <w:t xml:space="preserve"> we use 2 and estimate </w:t>
      </w:r>
      <w:r w:rsidRPr="00403BEE">
        <w:t>σ, the population SD</w:t>
      </w:r>
      <w:r>
        <w:t xml:space="preserve">, by </w:t>
      </w:r>
      <w:r w:rsidRPr="001E6E1A">
        <w:rPr>
          <w:i/>
        </w:rPr>
        <w:t>s</w:t>
      </w:r>
      <w:r>
        <w:t>, the sample SD</w:t>
      </w:r>
      <w:r w:rsidRPr="00403BEE">
        <w:t>.</w:t>
      </w:r>
      <w:r>
        <w:t xml:space="preserve">  By varying the number of standard errors, we can obtain confidence intervals with different confidence levels.</w:t>
      </w:r>
    </w:p>
  </w:footnote>
  <w:footnote w:id="4">
    <w:p w:rsidR="00DD7E9D" w:rsidRDefault="00DD7E9D" w:rsidP="00EF3AFD">
      <w:pPr>
        <w:pStyle w:val="FootnoteText"/>
      </w:pPr>
      <w:r w:rsidRPr="00F2599F">
        <w:rPr>
          <w:rStyle w:val="FootnoteReference"/>
          <w:sz w:val="28"/>
          <w:szCs w:val="28"/>
        </w:rPr>
        <w:footnoteRef/>
      </w:r>
      <w:r>
        <w:t xml:space="preserve"> Using Analyze &gt; Distribution, it is listed in the Moments output.</w:t>
      </w:r>
    </w:p>
  </w:footnote>
  <w:footnote w:id="5">
    <w:p w:rsidR="00DD7E9D" w:rsidRPr="00324A1B" w:rsidRDefault="00DD7E9D" w:rsidP="00EF3AFD">
      <w:pPr>
        <w:pStyle w:val="FootnoteText"/>
        <w:rPr>
          <w:sz w:val="24"/>
          <w:szCs w:val="24"/>
        </w:rPr>
      </w:pPr>
      <w:r w:rsidRPr="00324A1B">
        <w:rPr>
          <w:rStyle w:val="FootnoteReference"/>
          <w:szCs w:val="24"/>
        </w:rPr>
        <w:footnoteRef/>
      </w:r>
      <w:r w:rsidRPr="00324A1B">
        <w:rPr>
          <w:sz w:val="24"/>
          <w:szCs w:val="24"/>
        </w:rPr>
        <w:t xml:space="preserve"> In the context of statistical process control, prediction </w:t>
      </w:r>
      <w:proofErr w:type="spellStart"/>
      <w:r w:rsidRPr="00324A1B">
        <w:rPr>
          <w:sz w:val="24"/>
          <w:szCs w:val="24"/>
        </w:rPr>
        <w:t>intervalsare</w:t>
      </w:r>
      <w:proofErr w:type="spellEnd"/>
      <w:r w:rsidRPr="00324A1B">
        <w:rPr>
          <w:sz w:val="24"/>
          <w:szCs w:val="24"/>
        </w:rPr>
        <w:t xml:space="preserve"> sometimes called tolerance intervals.</w:t>
      </w:r>
    </w:p>
  </w:footnote>
  <w:footnote w:id="6">
    <w:p w:rsidR="00DD7E9D" w:rsidRDefault="00DD7E9D" w:rsidP="00EF3AFD">
      <w:pPr>
        <w:pStyle w:val="FootnoteText"/>
      </w:pPr>
      <w:r w:rsidRPr="00CC5198">
        <w:rPr>
          <w:rStyle w:val="FootnoteReference"/>
          <w:sz w:val="28"/>
          <w:szCs w:val="28"/>
        </w:rPr>
        <w:footnoteRef/>
      </w:r>
      <w:r w:rsidRPr="00CC5198">
        <w:t xml:space="preserve"> </w:t>
      </w:r>
      <w:r w:rsidRPr="00396B65">
        <w:t>Many of the examples that we use in these notes appear with further discussion in the Basic Business Statistics (BBS) casebook</w:t>
      </w:r>
      <w:r>
        <w:t>.</w:t>
      </w:r>
    </w:p>
  </w:footnote>
  <w:footnote w:id="7">
    <w:p w:rsidR="00DD7E9D" w:rsidRDefault="00DD7E9D" w:rsidP="00EF3AFD">
      <w:pPr>
        <w:pStyle w:val="FootnoteText"/>
      </w:pPr>
      <w:r w:rsidRPr="00F61FB8">
        <w:rPr>
          <w:rStyle w:val="FootnoteReference"/>
          <w:sz w:val="28"/>
          <w:szCs w:val="28"/>
        </w:rPr>
        <w:footnoteRef/>
      </w:r>
      <w:r>
        <w:t xml:space="preserve"> Using Analyze &gt; Distribution, the output for a categorical variable takes this form.</w:t>
      </w:r>
    </w:p>
  </w:footnote>
  <w:footnote w:id="8">
    <w:p w:rsidR="00DD7E9D" w:rsidRDefault="00DD7E9D" w:rsidP="00EF3AFD">
      <w:pPr>
        <w:pStyle w:val="FootnoteText"/>
      </w:pPr>
      <w:r w:rsidRPr="00F61FB8">
        <w:rPr>
          <w:rStyle w:val="FootnoteReference"/>
          <w:sz w:val="28"/>
          <w:szCs w:val="28"/>
        </w:rPr>
        <w:footnoteRef/>
      </w:r>
      <w:r w:rsidRPr="00F61FB8">
        <w:t xml:space="preserve"> 0/1 encodings of a categorical variable will be common in </w:t>
      </w:r>
      <w:r>
        <w:t xml:space="preserve">Stat 621. </w:t>
      </w:r>
      <w:r w:rsidRPr="00F61FB8">
        <w:t>They’re known as dummy variables.</w:t>
      </w:r>
    </w:p>
  </w:footnote>
</w:footnotes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D7E9D" w:rsidRDefault="00F05494">
    <w:pPr>
      <w:framePr w:wrap="around" w:vAnchor="text" w:hAnchor="margin" w:xAlign="right" w:y="1"/>
    </w:pPr>
    <w:r>
      <w:fldChar w:fldCharType="begin"/>
    </w:r>
    <w:r w:rsidR="00DD7E9D">
      <w:instrText xml:space="preserve">PAGE  </w:instrText>
    </w:r>
    <w:r>
      <w:fldChar w:fldCharType="end"/>
    </w:r>
  </w:p>
  <w:p w:rsidR="00DD7E9D" w:rsidRDefault="00DD7E9D">
    <w:pPr>
      <w:ind w:right="360"/>
    </w:pPr>
  </w:p>
</w:hdr>
</file>

<file path=word/header2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DD7E9D" w:rsidRDefault="00DD7E9D" w:rsidP="008D1B15">
    <w:pPr>
      <w:rPr>
        <w:lang w:val="fr-FR"/>
      </w:rPr>
    </w:pPr>
    <w:r>
      <w:rPr>
        <w:lang w:val="fr-FR"/>
      </w:rPr>
      <w:t xml:space="preserve">Module 7: Confidence </w:t>
    </w:r>
    <w:proofErr w:type="spellStart"/>
    <w:r>
      <w:rPr>
        <w:lang w:val="fr-FR"/>
      </w:rPr>
      <w:t>Intervals</w:t>
    </w:r>
    <w:proofErr w:type="spellEnd"/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</w:r>
    <w:r>
      <w:rPr>
        <w:lang w:val="fr-FR"/>
      </w:rPr>
      <w:tab/>
      <w:t xml:space="preserve">             </w:t>
    </w:r>
    <w:proofErr w:type="spellStart"/>
    <w:r>
      <w:rPr>
        <w:lang w:val="fr-FR"/>
      </w:rPr>
      <w:t>Statistics</w:t>
    </w:r>
    <w:proofErr w:type="spellEnd"/>
    <w:r>
      <w:rPr>
        <w:lang w:val="fr-FR"/>
      </w:rPr>
      <w:t xml:space="preserve"> 603, August 2009</w:t>
    </w:r>
  </w:p>
  <w:p w:rsidR="00DD7E9D" w:rsidRPr="005A16C8" w:rsidRDefault="00DD7E9D">
    <w:pPr>
      <w:rPr>
        <w:lang w:val="fr-FR"/>
      </w:rPr>
    </w:pPr>
    <w:r>
      <w:rPr>
        <w:lang w:val="fr-FR"/>
      </w:rPr>
      <w:t xml:space="preserve">   </w:t>
    </w:r>
  </w:p>
</w:hdr>
</file>

<file path=word/header3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tbl>
    <w:tblPr>
      <w:tblW w:w="9558" w:type="dxa"/>
      <w:tblLook w:val="0000"/>
    </w:tblPr>
    <w:tblGrid>
      <w:gridCol w:w="1648"/>
      <w:gridCol w:w="7910"/>
    </w:tblGrid>
    <w:tr w:rsidR="00DD7E9D">
      <w:tc>
        <w:tcPr>
          <w:tcW w:w="1648" w:type="dxa"/>
          <w:vAlign w:val="center"/>
        </w:tcPr>
        <w:p w:rsidR="00DD7E9D" w:rsidRDefault="00DD7E9D"/>
      </w:tc>
      <w:tc>
        <w:tcPr>
          <w:tcW w:w="7910" w:type="dxa"/>
          <w:vAlign w:val="center"/>
        </w:tcPr>
        <w:p w:rsidR="00DD7E9D" w:rsidRDefault="00DD7E9D">
          <w:pPr>
            <w:jc w:val="both"/>
            <w:rPr>
              <w:sz w:val="28"/>
            </w:rPr>
          </w:pPr>
        </w:p>
      </w:tc>
    </w:tr>
    <w:tr w:rsidR="00DD7E9D">
      <w:tc>
        <w:tcPr>
          <w:tcW w:w="9558" w:type="dxa"/>
          <w:gridSpan w:val="2"/>
          <w:vAlign w:val="center"/>
        </w:tcPr>
        <w:p w:rsidR="00DD7E9D" w:rsidRDefault="008E3A87" w:rsidP="00EF3AFD">
          <w:pPr>
            <w:pStyle w:val="Heading2"/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26670</wp:posOffset>
                </wp:positionV>
                <wp:extent cx="2082800" cy="518160"/>
                <wp:effectExtent l="25400" t="0" r="0" b="0"/>
                <wp:wrapNone/>
                <wp:docPr id="5" name="Picture 2" descr="LT_redblu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T_redblu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2800" cy="51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DD7E9D" w:rsidRDefault="00DD7E9D"/>
  <w:p w:rsidR="00DD7E9D" w:rsidRDefault="00DD7E9D">
    <w:pPr>
      <w:jc w:val="right"/>
    </w:pP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077B344F"/>
    <w:multiLevelType w:val="hybridMultilevel"/>
    <w:tmpl w:val="EEA2835C"/>
    <w:lvl w:ilvl="0" w:tplc="D0F2791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6691101F"/>
    <w:multiLevelType w:val="hybridMultilevel"/>
    <w:tmpl w:val="A6A214B0"/>
    <w:lvl w:ilvl="0" w:tplc="3786646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b w:val="0"/>
        <w:i w:val="0"/>
        <w:sz w:val="3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attachedTemplate r:id="rId1"/>
  <w:stylePaneFormatFilter w:val="0000"/>
  <w:trackRevision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B61F5"/>
    <w:rsid w:val="000775A5"/>
    <w:rsid w:val="000779A9"/>
    <w:rsid w:val="000C2557"/>
    <w:rsid w:val="000C6B1A"/>
    <w:rsid w:val="00134990"/>
    <w:rsid w:val="00243775"/>
    <w:rsid w:val="0025634C"/>
    <w:rsid w:val="00287D13"/>
    <w:rsid w:val="002B61F5"/>
    <w:rsid w:val="002E7451"/>
    <w:rsid w:val="0031562B"/>
    <w:rsid w:val="00324A1B"/>
    <w:rsid w:val="003452E4"/>
    <w:rsid w:val="00357216"/>
    <w:rsid w:val="00425AC6"/>
    <w:rsid w:val="0049027E"/>
    <w:rsid w:val="004C2494"/>
    <w:rsid w:val="004D37F5"/>
    <w:rsid w:val="005058AB"/>
    <w:rsid w:val="005D232F"/>
    <w:rsid w:val="005E1124"/>
    <w:rsid w:val="006670BE"/>
    <w:rsid w:val="00673DAB"/>
    <w:rsid w:val="006A0F44"/>
    <w:rsid w:val="006B6CBE"/>
    <w:rsid w:val="007C71B4"/>
    <w:rsid w:val="007E2CFE"/>
    <w:rsid w:val="00847DEA"/>
    <w:rsid w:val="008D1B15"/>
    <w:rsid w:val="008E1F90"/>
    <w:rsid w:val="008E3A87"/>
    <w:rsid w:val="00941886"/>
    <w:rsid w:val="00997DB5"/>
    <w:rsid w:val="009A2C0E"/>
    <w:rsid w:val="009A7C57"/>
    <w:rsid w:val="009B5F81"/>
    <w:rsid w:val="009C29AE"/>
    <w:rsid w:val="009C74C5"/>
    <w:rsid w:val="00A60225"/>
    <w:rsid w:val="00A776CD"/>
    <w:rsid w:val="00A8180F"/>
    <w:rsid w:val="00B31CBF"/>
    <w:rsid w:val="00C06C5F"/>
    <w:rsid w:val="00C23767"/>
    <w:rsid w:val="00C75170"/>
    <w:rsid w:val="00C77E62"/>
    <w:rsid w:val="00CE18A4"/>
    <w:rsid w:val="00D463D3"/>
    <w:rsid w:val="00D944C2"/>
    <w:rsid w:val="00DD30C8"/>
    <w:rsid w:val="00DD7E9D"/>
    <w:rsid w:val="00DE4369"/>
    <w:rsid w:val="00E436CC"/>
    <w:rsid w:val="00E91C67"/>
    <w:rsid w:val="00EB50C2"/>
    <w:rsid w:val="00EE4FEF"/>
    <w:rsid w:val="00EF3AFD"/>
    <w:rsid w:val="00F05494"/>
    <w:rsid w:val="00FA08CC"/>
    <w:rsid w:val="00FE1210"/>
  </w:rsids>
  <m:mathPr>
    <m:mathFont m:val="Wingdings 2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 do not use"/>
    <w:qFormat/>
    <w:rsid w:val="00F05494"/>
  </w:style>
  <w:style w:type="paragraph" w:styleId="Heading1">
    <w:name w:val="heading 1"/>
    <w:basedOn w:val="BodyText"/>
    <w:next w:val="BodyText"/>
    <w:qFormat/>
    <w:rsid w:val="00F05494"/>
    <w:pPr>
      <w:keepNext/>
      <w:spacing w:before="240" w:after="240"/>
      <w:outlineLvl w:val="0"/>
    </w:pPr>
    <w:rPr>
      <w:rFonts w:ascii="Times" w:hAnsi="Times"/>
      <w:b/>
      <w:bCs/>
      <w:smallCaps/>
      <w:sz w:val="32"/>
    </w:rPr>
  </w:style>
  <w:style w:type="paragraph" w:styleId="Heading2">
    <w:name w:val="heading 2"/>
    <w:basedOn w:val="BodyText"/>
    <w:next w:val="BodyText"/>
    <w:qFormat/>
    <w:rsid w:val="00F05494"/>
    <w:pPr>
      <w:keepNext/>
      <w:spacing w:before="240" w:after="240"/>
      <w:outlineLvl w:val="1"/>
    </w:pPr>
    <w:rPr>
      <w:b/>
      <w:sz w:val="28"/>
    </w:rPr>
  </w:style>
  <w:style w:type="paragraph" w:styleId="Heading3">
    <w:name w:val="heading 3"/>
    <w:basedOn w:val="BodyText"/>
    <w:next w:val="BodyText"/>
    <w:qFormat/>
    <w:rsid w:val="00F05494"/>
    <w:pPr>
      <w:keepNext/>
      <w:spacing w:before="24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F05494"/>
    <w:pPr>
      <w:keepNext/>
      <w:outlineLvl w:val="3"/>
    </w:pPr>
    <w:rPr>
      <w:i/>
      <w:sz w:val="24"/>
    </w:rPr>
  </w:style>
  <w:style w:type="paragraph" w:styleId="Heading5">
    <w:name w:val="heading 5"/>
    <w:aliases w:val=" do not use"/>
    <w:basedOn w:val="Normal"/>
    <w:next w:val="Normal"/>
    <w:qFormat/>
    <w:rsid w:val="00F05494"/>
    <w:pPr>
      <w:keepNext/>
      <w:outlineLvl w:val="4"/>
    </w:pPr>
    <w:rPr>
      <w:i/>
      <w:iCs/>
    </w:rPr>
  </w:style>
  <w:style w:type="paragraph" w:styleId="Heading6">
    <w:name w:val="heading 6"/>
    <w:aliases w:val=" do not use"/>
    <w:basedOn w:val="Normal"/>
    <w:next w:val="Normal"/>
    <w:qFormat/>
    <w:rsid w:val="00F05494"/>
    <w:pPr>
      <w:keepNext/>
      <w:outlineLvl w:val="5"/>
    </w:pPr>
    <w:rPr>
      <w:b/>
      <w:bCs/>
      <w:i/>
      <w:sz w:val="24"/>
    </w:rPr>
  </w:style>
  <w:style w:type="paragraph" w:styleId="Heading7">
    <w:name w:val="heading 7"/>
    <w:aliases w:val=" do not use"/>
    <w:basedOn w:val="Normal"/>
    <w:next w:val="Normal"/>
    <w:qFormat/>
    <w:rsid w:val="00F05494"/>
    <w:pPr>
      <w:keepNext/>
      <w:tabs>
        <w:tab w:val="left" w:pos="0"/>
        <w:tab w:val="left" w:pos="720"/>
        <w:tab w:val="left" w:pos="8460"/>
      </w:tabs>
      <w:outlineLvl w:val="6"/>
    </w:pPr>
    <w:rPr>
      <w:rFonts w:ascii="Arial" w:hAnsi="Arial"/>
      <w:b/>
      <w:snapToGrid w:val="0"/>
      <w:sz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FootnoteText">
    <w:name w:val="footnote text"/>
    <w:basedOn w:val="BodyText"/>
    <w:link w:val="FootnoteTextChar"/>
    <w:semiHidden/>
    <w:rsid w:val="00F05494"/>
    <w:rPr>
      <w:sz w:val="20"/>
    </w:rPr>
  </w:style>
  <w:style w:type="paragraph" w:styleId="BodyText2">
    <w:name w:val="Body Text 2"/>
    <w:basedOn w:val="Normal"/>
    <w:rsid w:val="00883687"/>
    <w:pPr>
      <w:spacing w:after="120" w:line="480" w:lineRule="auto"/>
    </w:pPr>
  </w:style>
  <w:style w:type="paragraph" w:customStyle="1" w:styleId="OpeningQuotation">
    <w:name w:val="Opening Quotation"/>
    <w:basedOn w:val="BodyText"/>
    <w:next w:val="OpeningQuotationCitation"/>
    <w:rsid w:val="00F05494"/>
    <w:pPr>
      <w:ind w:left="720" w:right="720"/>
      <w:jc w:val="both"/>
    </w:pPr>
    <w:rPr>
      <w:i/>
      <w:sz w:val="20"/>
    </w:rPr>
  </w:style>
  <w:style w:type="paragraph" w:styleId="BodyText">
    <w:name w:val="Body Text"/>
    <w:basedOn w:val="Normal"/>
    <w:link w:val="BodyTextChar"/>
    <w:autoRedefine/>
    <w:rsid w:val="00EF3AFD"/>
    <w:rPr>
      <w:sz w:val="40"/>
      <w:szCs w:val="40"/>
    </w:rPr>
  </w:style>
  <w:style w:type="paragraph" w:customStyle="1" w:styleId="OpeningQuotationCitation">
    <w:name w:val="Opening Quotation Citation"/>
    <w:next w:val="BodyText"/>
    <w:rsid w:val="00F05494"/>
    <w:pPr>
      <w:spacing w:after="120"/>
      <w:ind w:left="1440" w:right="720"/>
      <w:jc w:val="both"/>
    </w:pPr>
    <w:rPr>
      <w:szCs w:val="16"/>
    </w:rPr>
  </w:style>
  <w:style w:type="paragraph" w:styleId="Footer">
    <w:name w:val="footer"/>
    <w:basedOn w:val="Normal"/>
    <w:autoRedefine/>
    <w:rsid w:val="00F05494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F05494"/>
    <w:rPr>
      <w:rFonts w:ascii="Times New Roman" w:hAnsi="Times New Roman"/>
      <w:dstrike w:val="0"/>
      <w:sz w:val="24"/>
      <w:vertAlign w:val="superscript"/>
    </w:rPr>
  </w:style>
  <w:style w:type="character" w:styleId="Hyperlink">
    <w:name w:val="Hyperlink"/>
    <w:basedOn w:val="DefaultParagraphFont"/>
    <w:rsid w:val="00F05494"/>
    <w:rPr>
      <w:color w:val="0000FF"/>
      <w:u w:val="single"/>
    </w:rPr>
  </w:style>
  <w:style w:type="paragraph" w:customStyle="1" w:styleId="BodyQuotation">
    <w:name w:val="Body Quotation"/>
    <w:basedOn w:val="BodyText"/>
    <w:next w:val="BodyText"/>
    <w:rsid w:val="00F05494"/>
    <w:pPr>
      <w:ind w:left="720" w:right="720"/>
      <w:jc w:val="both"/>
    </w:pPr>
  </w:style>
  <w:style w:type="paragraph" w:customStyle="1" w:styleId="ExhibitTitle">
    <w:name w:val="Exhibit Title"/>
    <w:next w:val="BodyText"/>
    <w:rsid w:val="00F05494"/>
    <w:pPr>
      <w:jc w:val="center"/>
    </w:pPr>
    <w:rPr>
      <w:b/>
      <w:sz w:val="24"/>
      <w:szCs w:val="24"/>
    </w:rPr>
  </w:style>
  <w:style w:type="paragraph" w:customStyle="1" w:styleId="ExhibitCitation">
    <w:name w:val="Exhibit Citation"/>
    <w:next w:val="BodyText"/>
    <w:rsid w:val="00F05494"/>
  </w:style>
  <w:style w:type="paragraph" w:styleId="BalloonText">
    <w:name w:val="Balloon Text"/>
    <w:basedOn w:val="Normal"/>
    <w:semiHidden/>
    <w:rsid w:val="00F05494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semiHidden/>
    <w:rsid w:val="00F05494"/>
    <w:rPr>
      <w:sz w:val="18"/>
    </w:rPr>
  </w:style>
  <w:style w:type="paragraph" w:styleId="CommentText">
    <w:name w:val="annotation text"/>
    <w:basedOn w:val="Normal"/>
    <w:semiHidden/>
    <w:rsid w:val="00F05494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F05494"/>
    <w:rPr>
      <w:sz w:val="20"/>
      <w:szCs w:val="20"/>
    </w:rPr>
  </w:style>
  <w:style w:type="character" w:styleId="PageNumber">
    <w:name w:val="page number"/>
    <w:basedOn w:val="DefaultParagraphFont"/>
    <w:rsid w:val="00F05494"/>
  </w:style>
  <w:style w:type="character" w:customStyle="1" w:styleId="CopyrightChar">
    <w:name w:val="Copyright Char"/>
    <w:basedOn w:val="DefaultParagraphFont"/>
    <w:rsid w:val="00F05494"/>
    <w:rPr>
      <w:rFonts w:eastAsia="Times"/>
      <w:smallCaps/>
      <w:noProof w:val="0"/>
      <w:spacing w:val="10"/>
      <w:sz w:val="16"/>
      <w:szCs w:val="16"/>
      <w:lang w:val="en-US" w:eastAsia="en-US" w:bidi="ar-SA"/>
    </w:rPr>
  </w:style>
  <w:style w:type="paragraph" w:customStyle="1" w:styleId="DocumentTitle">
    <w:name w:val="Document Title"/>
    <w:autoRedefine/>
    <w:rsid w:val="00F05494"/>
    <w:rPr>
      <w:rFonts w:ascii="Times" w:hAnsi="Times"/>
      <w:b/>
      <w:sz w:val="40"/>
    </w:rPr>
  </w:style>
  <w:style w:type="paragraph" w:styleId="BodyText3">
    <w:name w:val="Body Text 3"/>
    <w:basedOn w:val="Normal"/>
    <w:rsid w:val="00480D5C"/>
    <w:pPr>
      <w:spacing w:after="120"/>
    </w:pPr>
    <w:rPr>
      <w:sz w:val="16"/>
      <w:szCs w:val="16"/>
    </w:rPr>
  </w:style>
  <w:style w:type="character" w:customStyle="1" w:styleId="CopyrightCharacter">
    <w:name w:val="Copyright Character"/>
    <w:basedOn w:val="DefaultParagraphFont"/>
    <w:rsid w:val="00F05494"/>
    <w:rPr>
      <w:rFonts w:ascii="Times" w:hAnsi="Times"/>
      <w:smallCaps/>
      <w:noProof w:val="0"/>
      <w:spacing w:val="10"/>
      <w:sz w:val="16"/>
      <w:szCs w:val="16"/>
      <w:lang w:val="en-US" w:eastAsia="en-US" w:bidi="ar-SA"/>
    </w:rPr>
  </w:style>
  <w:style w:type="paragraph" w:customStyle="1" w:styleId="Times18">
    <w:name w:val="Times 18"/>
    <w:basedOn w:val="Normal"/>
    <w:rsid w:val="00480D5C"/>
    <w:rPr>
      <w:rFonts w:ascii="Times" w:hAnsi="Times"/>
      <w:sz w:val="36"/>
    </w:rPr>
  </w:style>
  <w:style w:type="paragraph" w:customStyle="1" w:styleId="blueheading">
    <w:name w:val="blue heading"/>
    <w:basedOn w:val="Normal"/>
    <w:rsid w:val="005A6204"/>
    <w:rPr>
      <w:color w:val="0000FF"/>
      <w:sz w:val="44"/>
    </w:rPr>
  </w:style>
  <w:style w:type="paragraph" w:styleId="BodyTextIndent2">
    <w:name w:val="Body Text Indent 2"/>
    <w:basedOn w:val="Normal"/>
    <w:rsid w:val="007B68EC"/>
    <w:pPr>
      <w:spacing w:after="120" w:line="480" w:lineRule="auto"/>
      <w:ind w:left="360"/>
    </w:pPr>
  </w:style>
  <w:style w:type="character" w:customStyle="1" w:styleId="BodyTextChar">
    <w:name w:val="Body Text Char"/>
    <w:basedOn w:val="DefaultParagraphFont"/>
    <w:link w:val="BodyText"/>
    <w:rsid w:val="00EF3AFD"/>
    <w:rPr>
      <w:sz w:val="40"/>
      <w:szCs w:val="40"/>
      <w:lang w:val="en-US" w:eastAsia="en-US" w:bidi="ar-SA"/>
    </w:rPr>
  </w:style>
  <w:style w:type="paragraph" w:customStyle="1" w:styleId="Indented">
    <w:name w:val="Indented"/>
    <w:basedOn w:val="BodyTextIndent"/>
    <w:next w:val="Normal"/>
    <w:rsid w:val="00FB1BA7"/>
    <w:pPr>
      <w:spacing w:after="0"/>
      <w:ind w:left="720"/>
    </w:pPr>
    <w:rPr>
      <w:sz w:val="36"/>
    </w:rPr>
  </w:style>
  <w:style w:type="paragraph" w:styleId="BodyTextIndent">
    <w:name w:val="Body Text Indent"/>
    <w:basedOn w:val="Normal"/>
    <w:rsid w:val="00FB1BA7"/>
    <w:pPr>
      <w:spacing w:after="120"/>
      <w:ind w:left="360"/>
    </w:pPr>
  </w:style>
  <w:style w:type="paragraph" w:customStyle="1" w:styleId="BodyTextCentered">
    <w:name w:val="Body Text + Centered"/>
    <w:basedOn w:val="BodyText"/>
    <w:rsid w:val="00694AF3"/>
    <w:pPr>
      <w:jc w:val="center"/>
    </w:pPr>
  </w:style>
  <w:style w:type="paragraph" w:customStyle="1" w:styleId="CaseTitle">
    <w:name w:val="Case Title"/>
    <w:rsid w:val="00893B50"/>
    <w:pPr>
      <w:jc w:val="center"/>
    </w:pPr>
    <w:rPr>
      <w:rFonts w:ascii="Times" w:hAnsi="Times"/>
      <w:sz w:val="40"/>
    </w:rPr>
  </w:style>
  <w:style w:type="character" w:customStyle="1" w:styleId="FootnoteTextChar">
    <w:name w:val="Footnote Text Char"/>
    <w:basedOn w:val="BodyTextChar"/>
    <w:link w:val="FootnoteText"/>
    <w:rsid w:val="00546FA6"/>
  </w:style>
  <w:style w:type="paragraph" w:customStyle="1" w:styleId="greenheader">
    <w:name w:val="green header"/>
    <w:basedOn w:val="Normal"/>
    <w:next w:val="Normal"/>
    <w:rsid w:val="003F16E0"/>
    <w:pPr>
      <w:widowControl w:val="0"/>
      <w:tabs>
        <w:tab w:val="left" w:pos="720"/>
      </w:tabs>
    </w:pPr>
    <w:rPr>
      <w:color w:val="003300"/>
      <w:sz w:val="40"/>
    </w:rPr>
  </w:style>
  <w:style w:type="paragraph" w:customStyle="1" w:styleId="Hanging">
    <w:name w:val="Hanging"/>
    <w:basedOn w:val="Normal"/>
    <w:next w:val="Normal"/>
    <w:rsid w:val="003F16E0"/>
    <w:pPr>
      <w:tabs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right" w:pos="8280"/>
      </w:tabs>
      <w:spacing w:before="240"/>
      <w:ind w:left="900" w:hanging="360"/>
    </w:pPr>
    <w:rPr>
      <w:rFonts w:ascii="Times" w:hAnsi="Times"/>
      <w:b/>
      <w:sz w:val="28"/>
    </w:rPr>
  </w:style>
  <w:style w:type="table" w:styleId="TableGrid">
    <w:name w:val="Table Grid"/>
    <w:basedOn w:val="TableNormal"/>
    <w:rsid w:val="00D709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3">
    <w:name w:val="Body Text Indent 3"/>
    <w:basedOn w:val="Normal"/>
    <w:rsid w:val="00720D99"/>
    <w:pPr>
      <w:spacing w:after="120"/>
      <w:ind w:left="360"/>
    </w:pPr>
    <w:rPr>
      <w:sz w:val="16"/>
      <w:szCs w:val="16"/>
    </w:rPr>
  </w:style>
  <w:style w:type="paragraph" w:customStyle="1" w:styleId="Heading">
    <w:name w:val="Heading"/>
    <w:basedOn w:val="Normal"/>
    <w:rsid w:val="002029A8"/>
    <w:pPr>
      <w:widowControl w:val="0"/>
      <w:tabs>
        <w:tab w:val="center" w:pos="4320"/>
        <w:tab w:val="left" w:pos="7020"/>
      </w:tabs>
      <w:spacing w:line="240" w:lineRule="atLeast"/>
    </w:pPr>
    <w:rPr>
      <w:rFonts w:ascii="Arial Rounded MT Bold" w:hAnsi="Arial Rounded MT Bold"/>
      <w:sz w:val="36"/>
    </w:rPr>
  </w:style>
  <w:style w:type="paragraph" w:styleId="Caption">
    <w:name w:val="caption"/>
    <w:basedOn w:val="Normal"/>
    <w:next w:val="Normal"/>
    <w:qFormat/>
    <w:rsid w:val="002029A8"/>
    <w:pPr>
      <w:widowControl w:val="0"/>
      <w:tabs>
        <w:tab w:val="center" w:pos="4320"/>
        <w:tab w:val="left" w:pos="6480"/>
        <w:tab w:val="left" w:pos="7020"/>
      </w:tabs>
      <w:spacing w:line="240" w:lineRule="atLeast"/>
    </w:pPr>
    <w:rPr>
      <w:rFonts w:ascii="Times" w:hAnsi="Times"/>
      <w:sz w:val="36"/>
    </w:rPr>
  </w:style>
  <w:style w:type="paragraph" w:customStyle="1" w:styleId="greenheading">
    <w:name w:val="green heading"/>
    <w:basedOn w:val="Normal"/>
    <w:next w:val="Normal"/>
    <w:rsid w:val="002029A8"/>
    <w:rPr>
      <w:color w:val="003300"/>
      <w:sz w:val="40"/>
    </w:rPr>
  </w:style>
  <w:style w:type="paragraph" w:styleId="PlainText">
    <w:name w:val="Plain Text"/>
    <w:basedOn w:val="Normal"/>
    <w:rsid w:val="00E7279E"/>
    <w:rPr>
      <w:rFonts w:ascii="Courier New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64" Type="http://schemas.openxmlformats.org/officeDocument/2006/relationships/image" Target="media/image37.wmf"/><Relationship Id="rId121" Type="http://schemas.openxmlformats.org/officeDocument/2006/relationships/image" Target="media/image77.wmf"/><Relationship Id="rId133" Type="http://schemas.openxmlformats.org/officeDocument/2006/relationships/footer" Target="footer2.xml"/><Relationship Id="rId60" Type="http://schemas.openxmlformats.org/officeDocument/2006/relationships/image" Target="media/image34.pict"/><Relationship Id="rId70" Type="http://schemas.openxmlformats.org/officeDocument/2006/relationships/oleObject" Target="embeddings/Microsoft_Equation23.bin"/><Relationship Id="rId94" Type="http://schemas.openxmlformats.org/officeDocument/2006/relationships/image" Target="media/image58.png"/><Relationship Id="rId7" Type="http://schemas.openxmlformats.org/officeDocument/2006/relationships/image" Target="media/image1.png"/><Relationship Id="rId74" Type="http://schemas.openxmlformats.org/officeDocument/2006/relationships/image" Target="media/image45.png"/><Relationship Id="rId102" Type="http://schemas.openxmlformats.org/officeDocument/2006/relationships/image" Target="media/image64.png"/><Relationship Id="rId25" Type="http://schemas.openxmlformats.org/officeDocument/2006/relationships/image" Target="media/image12.png"/><Relationship Id="rId106" Type="http://schemas.openxmlformats.org/officeDocument/2006/relationships/image" Target="media/image67.pict"/><Relationship Id="rId122" Type="http://schemas.openxmlformats.org/officeDocument/2006/relationships/image" Target="media/image78.wmf"/><Relationship Id="rId116" Type="http://schemas.openxmlformats.org/officeDocument/2006/relationships/image" Target="media/image74.pict"/><Relationship Id="rId119" Type="http://schemas.openxmlformats.org/officeDocument/2006/relationships/image" Target="media/image76.pict"/><Relationship Id="rId96" Type="http://schemas.openxmlformats.org/officeDocument/2006/relationships/oleObject" Target="embeddings/oleObject8.bin"/><Relationship Id="rId10" Type="http://schemas.openxmlformats.org/officeDocument/2006/relationships/image" Target="media/image3.png"/><Relationship Id="rId50" Type="http://schemas.openxmlformats.org/officeDocument/2006/relationships/image" Target="media/image27.png"/><Relationship Id="rId118" Type="http://schemas.openxmlformats.org/officeDocument/2006/relationships/image" Target="media/image75.png"/><Relationship Id="rId128" Type="http://schemas.openxmlformats.org/officeDocument/2006/relationships/oleObject" Target="embeddings/oleObject11.bin"/><Relationship Id="rId17" Type="http://schemas.openxmlformats.org/officeDocument/2006/relationships/oleObject" Target="embeddings/Microsoft_Equation4.bin"/><Relationship Id="rId107" Type="http://schemas.openxmlformats.org/officeDocument/2006/relationships/oleObject" Target="embeddings/oleObject10.bin"/><Relationship Id="rId71" Type="http://schemas.openxmlformats.org/officeDocument/2006/relationships/image" Target="media/image43.png"/><Relationship Id="rId4" Type="http://schemas.openxmlformats.org/officeDocument/2006/relationships/webSettings" Target="webSettings.xml"/><Relationship Id="rId28" Type="http://schemas.openxmlformats.org/officeDocument/2006/relationships/image" Target="media/image14.wmf"/><Relationship Id="rId89" Type="http://schemas.openxmlformats.org/officeDocument/2006/relationships/image" Target="media/image55.pict"/><Relationship Id="rId114" Type="http://schemas.openxmlformats.org/officeDocument/2006/relationships/oleObject" Target="embeddings/Microsoft_Equation29.bin"/><Relationship Id="rId88" Type="http://schemas.openxmlformats.org/officeDocument/2006/relationships/image" Target="media/image54.png"/><Relationship Id="rId82" Type="http://schemas.openxmlformats.org/officeDocument/2006/relationships/oleObject" Target="embeddings/oleObject4.bin"/><Relationship Id="rId124" Type="http://schemas.openxmlformats.org/officeDocument/2006/relationships/image" Target="media/image80.pict"/><Relationship Id="rId69" Type="http://schemas.openxmlformats.org/officeDocument/2006/relationships/image" Target="media/image42.wmf"/><Relationship Id="rId38" Type="http://schemas.openxmlformats.org/officeDocument/2006/relationships/image" Target="media/image20.pict"/><Relationship Id="rId20" Type="http://schemas.openxmlformats.org/officeDocument/2006/relationships/image" Target="media/image9.png"/><Relationship Id="rId2" Type="http://schemas.openxmlformats.org/officeDocument/2006/relationships/styles" Target="styles.xml"/><Relationship Id="rId72" Type="http://schemas.openxmlformats.org/officeDocument/2006/relationships/image" Target="media/image44.pict"/><Relationship Id="rId35" Type="http://schemas.openxmlformats.org/officeDocument/2006/relationships/image" Target="media/image18.wmf"/><Relationship Id="rId75" Type="http://schemas.openxmlformats.org/officeDocument/2006/relationships/image" Target="media/image46.pict"/><Relationship Id="rId80" Type="http://schemas.openxmlformats.org/officeDocument/2006/relationships/image" Target="media/image49.png"/><Relationship Id="rId31" Type="http://schemas.openxmlformats.org/officeDocument/2006/relationships/image" Target="media/image16.pict"/><Relationship Id="rId62" Type="http://schemas.openxmlformats.org/officeDocument/2006/relationships/image" Target="media/image35.png"/><Relationship Id="rId79" Type="http://schemas.openxmlformats.org/officeDocument/2006/relationships/oleObject" Target="embeddings/Microsoft_Equation25.bin"/><Relationship Id="rId97" Type="http://schemas.openxmlformats.org/officeDocument/2006/relationships/image" Target="media/image60.png"/><Relationship Id="rId111" Type="http://schemas.openxmlformats.org/officeDocument/2006/relationships/oleObject" Target="embeddings/Microsoft_Equation28.bin"/><Relationship Id="rId98" Type="http://schemas.openxmlformats.org/officeDocument/2006/relationships/image" Target="media/image61.wmf"/><Relationship Id="rId1" Type="http://schemas.openxmlformats.org/officeDocument/2006/relationships/numbering" Target="numbering.xml"/><Relationship Id="rId24" Type="http://schemas.openxmlformats.org/officeDocument/2006/relationships/oleObject" Target="embeddings/Microsoft_Equation7.bin"/><Relationship Id="rId47" Type="http://schemas.openxmlformats.org/officeDocument/2006/relationships/image" Target="media/image25.png"/><Relationship Id="rId56" Type="http://schemas.openxmlformats.org/officeDocument/2006/relationships/image" Target="media/image31.png"/><Relationship Id="rId48" Type="http://schemas.openxmlformats.org/officeDocument/2006/relationships/image" Target="media/image26.pict"/><Relationship Id="rId132" Type="http://schemas.openxmlformats.org/officeDocument/2006/relationships/header" Target="header3.xml"/><Relationship Id="rId32" Type="http://schemas.openxmlformats.org/officeDocument/2006/relationships/oleObject" Target="embeddings/oleObject1.bin"/><Relationship Id="rId13" Type="http://schemas.openxmlformats.org/officeDocument/2006/relationships/image" Target="media/image5.wmf"/><Relationship Id="rId52" Type="http://schemas.openxmlformats.org/officeDocument/2006/relationships/oleObject" Target="embeddings/Microsoft_Equation17.bin"/><Relationship Id="rId54" Type="http://schemas.openxmlformats.org/officeDocument/2006/relationships/image" Target="media/image30.pict"/><Relationship Id="rId101" Type="http://schemas.openxmlformats.org/officeDocument/2006/relationships/oleObject" Target="embeddings/oleObject9.bin"/><Relationship Id="rId23" Type="http://schemas.openxmlformats.org/officeDocument/2006/relationships/image" Target="media/image11.wmf"/><Relationship Id="rId61" Type="http://schemas.openxmlformats.org/officeDocument/2006/relationships/oleObject" Target="embeddings/Microsoft_Equation20.bin"/><Relationship Id="rId53" Type="http://schemas.openxmlformats.org/officeDocument/2006/relationships/image" Target="media/image29.png"/><Relationship Id="rId84" Type="http://schemas.openxmlformats.org/officeDocument/2006/relationships/image" Target="media/image52.pict"/><Relationship Id="rId30" Type="http://schemas.openxmlformats.org/officeDocument/2006/relationships/image" Target="media/image15.png"/><Relationship Id="rId29" Type="http://schemas.openxmlformats.org/officeDocument/2006/relationships/oleObject" Target="embeddings/Microsoft_Equation9.bin"/><Relationship Id="rId83" Type="http://schemas.openxmlformats.org/officeDocument/2006/relationships/image" Target="media/image51.png"/><Relationship Id="rId41" Type="http://schemas.openxmlformats.org/officeDocument/2006/relationships/oleObject" Target="embeddings/Microsoft_Equation13.bin"/><Relationship Id="rId5" Type="http://schemas.openxmlformats.org/officeDocument/2006/relationships/footnotes" Target="footnotes.xml"/><Relationship Id="rId22" Type="http://schemas.openxmlformats.org/officeDocument/2006/relationships/oleObject" Target="embeddings/Microsoft_Equation6.bin"/><Relationship Id="rId95" Type="http://schemas.openxmlformats.org/officeDocument/2006/relationships/image" Target="media/image59.pict"/><Relationship Id="rId39" Type="http://schemas.openxmlformats.org/officeDocument/2006/relationships/oleObject" Target="embeddings/Microsoft_Equation12.bin"/><Relationship Id="rId43" Type="http://schemas.openxmlformats.org/officeDocument/2006/relationships/image" Target="media/image23.pict"/><Relationship Id="rId104" Type="http://schemas.openxmlformats.org/officeDocument/2006/relationships/oleObject" Target="embeddings/Microsoft_Equation27.bin"/><Relationship Id="rId130" Type="http://schemas.openxmlformats.org/officeDocument/2006/relationships/header" Target="header2.xml"/><Relationship Id="rId90" Type="http://schemas.openxmlformats.org/officeDocument/2006/relationships/oleObject" Target="embeddings/oleObject6.bin"/><Relationship Id="rId77" Type="http://schemas.openxmlformats.org/officeDocument/2006/relationships/image" Target="media/image47.png"/><Relationship Id="rId63" Type="http://schemas.openxmlformats.org/officeDocument/2006/relationships/image" Target="media/image36.wmf"/><Relationship Id="rId85" Type="http://schemas.openxmlformats.org/officeDocument/2006/relationships/oleObject" Target="embeddings/oleObject5.bin"/><Relationship Id="rId105" Type="http://schemas.openxmlformats.org/officeDocument/2006/relationships/image" Target="media/image66.png"/><Relationship Id="rId9" Type="http://schemas.openxmlformats.org/officeDocument/2006/relationships/oleObject" Target="embeddings/Microsoft_Equation1.bin"/><Relationship Id="rId18" Type="http://schemas.openxmlformats.org/officeDocument/2006/relationships/image" Target="media/image8.wmf"/><Relationship Id="rId27" Type="http://schemas.openxmlformats.org/officeDocument/2006/relationships/oleObject" Target="embeddings/Microsoft_Equation8.bin"/><Relationship Id="rId99" Type="http://schemas.openxmlformats.org/officeDocument/2006/relationships/image" Target="media/image62.png"/><Relationship Id="rId14" Type="http://schemas.openxmlformats.org/officeDocument/2006/relationships/oleObject" Target="embeddings/Microsoft_Equation3.bin"/><Relationship Id="rId103" Type="http://schemas.openxmlformats.org/officeDocument/2006/relationships/image" Target="media/image65.pict"/><Relationship Id="rId127" Type="http://schemas.openxmlformats.org/officeDocument/2006/relationships/image" Target="media/image82.pict"/><Relationship Id="rId92" Type="http://schemas.openxmlformats.org/officeDocument/2006/relationships/image" Target="media/image57.pict"/><Relationship Id="rId45" Type="http://schemas.openxmlformats.org/officeDocument/2006/relationships/image" Target="media/image24.wmf"/><Relationship Id="rId58" Type="http://schemas.openxmlformats.org/officeDocument/2006/relationships/oleObject" Target="embeddings/Microsoft_Equation19.bin"/><Relationship Id="rId42" Type="http://schemas.openxmlformats.org/officeDocument/2006/relationships/image" Target="media/image22.png"/><Relationship Id="rId73" Type="http://schemas.openxmlformats.org/officeDocument/2006/relationships/oleObject" Target="embeddings/oleObject3.bin"/><Relationship Id="rId87" Type="http://schemas.openxmlformats.org/officeDocument/2006/relationships/oleObject" Target="embeddings/Microsoft_Equation26.bin"/><Relationship Id="rId6" Type="http://schemas.openxmlformats.org/officeDocument/2006/relationships/endnotes" Target="endnotes.xml"/><Relationship Id="rId49" Type="http://schemas.openxmlformats.org/officeDocument/2006/relationships/oleObject" Target="embeddings/Microsoft_Equation16.bin"/><Relationship Id="rId44" Type="http://schemas.openxmlformats.org/officeDocument/2006/relationships/oleObject" Target="embeddings/Microsoft_Equation14.bin"/><Relationship Id="rId117" Type="http://schemas.openxmlformats.org/officeDocument/2006/relationships/oleObject" Target="embeddings/Microsoft_Equation30.bin"/><Relationship Id="rId129" Type="http://schemas.openxmlformats.org/officeDocument/2006/relationships/header" Target="header1.xml"/><Relationship Id="rId134" Type="http://schemas.openxmlformats.org/officeDocument/2006/relationships/fontTable" Target="fontTable.xml"/><Relationship Id="rId112" Type="http://schemas.openxmlformats.org/officeDocument/2006/relationships/image" Target="media/image71.png"/><Relationship Id="rId19" Type="http://schemas.openxmlformats.org/officeDocument/2006/relationships/oleObject" Target="embeddings/Microsoft_Equation5.bin"/><Relationship Id="rId120" Type="http://schemas.openxmlformats.org/officeDocument/2006/relationships/oleObject" Target="embeddings/Microsoft_Equation31.bin"/><Relationship Id="rId126" Type="http://schemas.openxmlformats.org/officeDocument/2006/relationships/image" Target="media/image81.png"/><Relationship Id="rId57" Type="http://schemas.openxmlformats.org/officeDocument/2006/relationships/image" Target="media/image32.pict"/><Relationship Id="rId109" Type="http://schemas.openxmlformats.org/officeDocument/2006/relationships/image" Target="media/image69.png"/><Relationship Id="rId46" Type="http://schemas.openxmlformats.org/officeDocument/2006/relationships/oleObject" Target="embeddings/Microsoft_Equation15.bin"/><Relationship Id="rId86" Type="http://schemas.openxmlformats.org/officeDocument/2006/relationships/image" Target="media/image53.wmf"/><Relationship Id="rId59" Type="http://schemas.openxmlformats.org/officeDocument/2006/relationships/image" Target="media/image33.png"/><Relationship Id="rId51" Type="http://schemas.openxmlformats.org/officeDocument/2006/relationships/image" Target="media/image28.pict"/><Relationship Id="rId66" Type="http://schemas.openxmlformats.org/officeDocument/2006/relationships/image" Target="media/image40.png"/><Relationship Id="rId55" Type="http://schemas.openxmlformats.org/officeDocument/2006/relationships/oleObject" Target="embeddings/Microsoft_Equation18.bin"/><Relationship Id="rId34" Type="http://schemas.openxmlformats.org/officeDocument/2006/relationships/oleObject" Target="embeddings/Microsoft_Equation10.bin"/><Relationship Id="rId81" Type="http://schemas.openxmlformats.org/officeDocument/2006/relationships/image" Target="media/image50.pict"/><Relationship Id="rId40" Type="http://schemas.openxmlformats.org/officeDocument/2006/relationships/image" Target="media/image21.wmf"/><Relationship Id="rId135" Type="http://schemas.openxmlformats.org/officeDocument/2006/relationships/theme" Target="theme/theme1.xml"/><Relationship Id="rId36" Type="http://schemas.openxmlformats.org/officeDocument/2006/relationships/oleObject" Target="embeddings/Microsoft_Equation11.bin"/><Relationship Id="rId125" Type="http://schemas.openxmlformats.org/officeDocument/2006/relationships/oleObject" Target="embeddings/Microsoft_Equation32.bin"/><Relationship Id="rId76" Type="http://schemas.openxmlformats.org/officeDocument/2006/relationships/oleObject" Target="embeddings/Microsoft_Equation24.bin"/><Relationship Id="rId8" Type="http://schemas.openxmlformats.org/officeDocument/2006/relationships/image" Target="media/image2.pict"/><Relationship Id="rId65" Type="http://schemas.openxmlformats.org/officeDocument/2006/relationships/oleObject" Target="embeddings/Microsoft_Equation21.bin"/><Relationship Id="rId67" Type="http://schemas.openxmlformats.org/officeDocument/2006/relationships/image" Target="media/image41.pict"/><Relationship Id="rId37" Type="http://schemas.openxmlformats.org/officeDocument/2006/relationships/image" Target="media/image19.png"/><Relationship Id="rId110" Type="http://schemas.openxmlformats.org/officeDocument/2006/relationships/image" Target="media/image70.pict"/><Relationship Id="rId113" Type="http://schemas.openxmlformats.org/officeDocument/2006/relationships/image" Target="media/image72.pict"/><Relationship Id="rId12" Type="http://schemas.openxmlformats.org/officeDocument/2006/relationships/oleObject" Target="embeddings/Microsoft_Equation2.bin"/><Relationship Id="rId108" Type="http://schemas.openxmlformats.org/officeDocument/2006/relationships/image" Target="media/image68.wmf"/><Relationship Id="rId3" Type="http://schemas.openxmlformats.org/officeDocument/2006/relationships/settings" Target="settings.xml"/><Relationship Id="rId123" Type="http://schemas.openxmlformats.org/officeDocument/2006/relationships/image" Target="media/image79.png"/><Relationship Id="rId26" Type="http://schemas.openxmlformats.org/officeDocument/2006/relationships/image" Target="media/image13.pict"/><Relationship Id="rId100" Type="http://schemas.openxmlformats.org/officeDocument/2006/relationships/image" Target="media/image63.pict"/><Relationship Id="rId11" Type="http://schemas.openxmlformats.org/officeDocument/2006/relationships/image" Target="media/image4.pict"/><Relationship Id="rId68" Type="http://schemas.openxmlformats.org/officeDocument/2006/relationships/oleObject" Target="embeddings/Microsoft_Equation22.bin"/><Relationship Id="rId115" Type="http://schemas.openxmlformats.org/officeDocument/2006/relationships/image" Target="media/image73.png"/><Relationship Id="rId16" Type="http://schemas.openxmlformats.org/officeDocument/2006/relationships/image" Target="media/image7.pict"/><Relationship Id="rId33" Type="http://schemas.openxmlformats.org/officeDocument/2006/relationships/image" Target="media/image17.wmf"/><Relationship Id="rId91" Type="http://schemas.openxmlformats.org/officeDocument/2006/relationships/image" Target="media/image56.png"/><Relationship Id="rId93" Type="http://schemas.openxmlformats.org/officeDocument/2006/relationships/oleObject" Target="embeddings/oleObject7.bin"/><Relationship Id="rId131" Type="http://schemas.openxmlformats.org/officeDocument/2006/relationships/footer" Target="footer1.xml"/><Relationship Id="rId78" Type="http://schemas.openxmlformats.org/officeDocument/2006/relationships/image" Target="media/image48.pict"/><Relationship Id="rId15" Type="http://schemas.openxmlformats.org/officeDocument/2006/relationships/image" Target="media/image6.png"/><Relationship Id="rId21" Type="http://schemas.openxmlformats.org/officeDocument/2006/relationships/image" Target="media/image10.pict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39.pict"/><Relationship Id="rId3" Type="http://schemas.openxmlformats.org/officeDocument/2006/relationships/oleObject" Target="embeddings/oleObject2.bin"/><Relationship Id="rId1" Type="http://schemas.openxmlformats.org/officeDocument/2006/relationships/image" Target="media/image3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eb\Desktop\Aneesha\Updated%20Templates\Wharton%20Branding%20Template_040108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\Documents and Settings\Deb\Desktop\Aneesha\Updated Templates\Wharton Branding Template_040108.dot</Template>
  <TotalTime>3</TotalTime>
  <Pages>16</Pages>
  <Words>1168</Words>
  <Characters>6663</Characters>
  <Application>Microsoft Macintosh Word</Application>
  <DocSecurity>0</DocSecurity>
  <Lines>55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Wharton Branding Template</vt:lpstr>
    </vt:vector>
  </TitlesOfParts>
  <Company>Stanford - Graduate School of Business</Company>
  <LinksUpToDate>false</LinksUpToDate>
  <CharactersWithSpaces>8182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Wharton Branding Template</dc:title>
  <dc:subject/>
  <dc:creator>Deborah Bitzer Riess</dc:creator>
  <cp:keywords/>
  <cp:lastModifiedBy>Robert Stine</cp:lastModifiedBy>
  <cp:revision>3</cp:revision>
  <cp:lastPrinted>2008-06-05T19:03:00Z</cp:lastPrinted>
  <dcterms:created xsi:type="dcterms:W3CDTF">2009-07-15T21:13:00Z</dcterms:created>
  <dcterms:modified xsi:type="dcterms:W3CDTF">2009-07-17T20:28:00Z</dcterms:modified>
</cp:coreProperties>
</file>