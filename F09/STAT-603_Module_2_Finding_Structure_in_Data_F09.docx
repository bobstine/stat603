
<file path=[Content_Types].xml><?xml version="1.0" encoding="utf-8"?>
<Types xmlns="http://schemas.openxmlformats.org/package/2006/content-types">
  <Override PartName="/docProps/core.xml" ContentType="application/vnd.openxmlformats-package.core-properties+xml"/>
  <Override PartName="/word/header3.xml" ContentType="application/vnd.openxmlformats-officedocument.wordprocessingml.header+xml"/>
  <Override PartName="/word/settings.xml" ContentType="application/vnd.openxmlformats-officedocument.wordprocessingml.settings+xml"/>
  <Default Extension="xml" ContentType="application/xml"/>
  <Default Extension="wmf" ContentType="image/x-wmf"/>
  <Override PartName="/word/footer1.xml" ContentType="application/vnd.openxmlformats-officedocument.wordprocessingml.footer+xml"/>
  <Override PartName="/word/document.xml" ContentType="application/vnd.openxmlformats-officedocument.wordprocessingml.document.main+xml"/>
  <Default Extension="emf" ContentType="image/x-emf"/>
  <Default Extension="bin" ContentType="application/vnd.openxmlformats-officedocument.oleObject"/>
  <Override PartName="/word/fontTable.xml" ContentType="application/vnd.openxmlformats-officedocument.wordprocessingml.fontTable+xml"/>
  <Override PartName="/docProps/app.xml" ContentType="application/vnd.openxmlformats-officedocument.extended-properties+xml"/>
  <Override PartName="/word/footnotes.xml" ContentType="application/vnd.openxmlformats-officedocument.wordprocessingml.footnotes+xml"/>
  <Override PartName="/word/styles.xml" ContentType="application/vnd.openxmlformats-officedocument.wordprocessingml.style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Default Extension="rels" ContentType="application/vnd.openxmlformats-package.relationships+xml"/>
  <Override PartName="/word/numbering.xml" ContentType="application/vnd.openxmlformats-officedocument.wordprocessingml.numbering+xml"/>
  <Override PartName="/word/theme/theme1.xml" ContentType="application/vnd.openxmlformats-officedocument.theme+xml"/>
  <Default Extension="jpeg" ContentType="image/jpeg"/>
  <Override PartName="/word/footer2.xml" ContentType="application/vnd.openxmlformats-officedocument.wordprocessingml.footer+xml"/>
  <Override PartName="/word/endnotes.xml" ContentType="application/vnd.openxmlformats-officedocument.wordprocessingml.endnotes+xml"/>
  <Default Extension="png" ContentType="image/png"/>
  <Default Extension="pict" ContentType="image/pict"/>
</Types>
</file>

<file path=_rels/.rels><?xml version="1.0" encoding="UTF-8" standalone="yes"?>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body>
    <w:p w:rsidR="000D2384" w:rsidRDefault="000D2384" w:rsidP="000D2384"/>
    <w:p w:rsidR="000D2384" w:rsidRPr="005303A5" w:rsidRDefault="000D2384" w:rsidP="000D2384">
      <w:pPr>
        <w:pStyle w:val="CaseTitle"/>
        <w:jc w:val="left"/>
        <w:rPr>
          <w:b/>
          <w:bCs/>
          <w:color w:val="999999"/>
          <w:sz w:val="52"/>
          <w:szCs w:val="52"/>
        </w:rPr>
      </w:pPr>
      <w:r w:rsidRPr="005303A5">
        <w:rPr>
          <w:b/>
          <w:bCs/>
          <w:sz w:val="52"/>
          <w:szCs w:val="52"/>
        </w:rPr>
        <w:t>Module 2: Finding Structure in Data</w:t>
      </w:r>
    </w:p>
    <w:p w:rsidR="000D2384" w:rsidRPr="007D3F6F" w:rsidRDefault="000D2384" w:rsidP="000D2384">
      <w:pPr>
        <w:pStyle w:val="Heading1"/>
      </w:pPr>
      <w:r w:rsidRPr="007D3F6F">
        <w:t>Discovery with Statistical Tools</w:t>
      </w:r>
    </w:p>
    <w:p w:rsidR="000D2384" w:rsidRPr="005303A5" w:rsidRDefault="000D2384" w:rsidP="000D2384">
      <w:pPr>
        <w:pStyle w:val="BodyText"/>
      </w:pPr>
      <w:r w:rsidRPr="005303A5">
        <w:t xml:space="preserve">Just looking </w:t>
      </w:r>
      <w:del w:id="0" w:author="Robert Stine" w:date="2009-07-13T18:20:00Z">
        <w:r w:rsidRPr="005303A5" w:rsidDel="00465B54">
          <w:delText xml:space="preserve">at </w:delText>
        </w:r>
      </w:del>
      <w:ins w:id="1" w:author="Robert Stine" w:date="2009-07-13T18:20:00Z">
        <w:r w:rsidRPr="005303A5">
          <w:t>at</w:t>
        </w:r>
        <w:r>
          <w:t xml:space="preserve"> lists of </w:t>
        </w:r>
      </w:ins>
      <w:r w:rsidRPr="005303A5">
        <w:t>raw numbers reveals little, especially for large data sets.</w:t>
      </w:r>
    </w:p>
    <w:p w:rsidR="00FE4B68" w:rsidRDefault="00FE4B68">
      <w:pPr>
        <w:pStyle w:val="BodyText"/>
        <w:rPr>
          <w:del w:id="2" w:author="Robert Stine" w:date="2009-07-13T18:20:00Z"/>
        </w:rPr>
      </w:pPr>
    </w:p>
    <w:p w:rsidR="000D2384" w:rsidRDefault="000D2384" w:rsidP="000D2384">
      <w:pPr>
        <w:pStyle w:val="BodyText"/>
      </w:pPr>
    </w:p>
    <w:p w:rsidR="000D2384" w:rsidRPr="005303A5" w:rsidRDefault="000D2384" w:rsidP="000D2384">
      <w:pPr>
        <w:pStyle w:val="BodyText"/>
      </w:pPr>
      <w:r w:rsidRPr="005303A5">
        <w:t xml:space="preserve">Finding a revealing view of the data is the key to effective statistical </w:t>
      </w:r>
      <w:del w:id="3" w:author="Robert Stine" w:date="2009-07-14T16:41:00Z">
        <w:r w:rsidRPr="005303A5" w:rsidDel="00AD7A8E">
          <w:delText>explorations</w:delText>
        </w:r>
      </w:del>
      <w:ins w:id="4" w:author="Robert Stine" w:date="2009-07-14T16:41:00Z">
        <w:r>
          <w:t>analysis</w:t>
        </w:r>
      </w:ins>
      <w:r w:rsidRPr="005303A5">
        <w:t>.</w:t>
      </w:r>
    </w:p>
    <w:p w:rsidR="000D2384" w:rsidRDefault="000D2384" w:rsidP="000D2384">
      <w:pPr>
        <w:pStyle w:val="BodyText"/>
      </w:pPr>
      <w:ins w:id="5" w:author="Robert Stine" w:date="2009-07-14T23:09:00Z">
        <w:r>
          <w:tab/>
        </w:r>
      </w:ins>
      <w:ins w:id="6" w:author="Robert Stine" w:date="2009-07-13T18:16:00Z">
        <w:r>
          <w:t>Different types of displays: g</w:t>
        </w:r>
      </w:ins>
      <w:del w:id="7" w:author="Robert Stine" w:date="2009-07-13T18:16:00Z">
        <w:r w:rsidRPr="005303A5" w:rsidDel="00465B54">
          <w:delText>G</w:delText>
        </w:r>
      </w:del>
      <w:r w:rsidRPr="005303A5">
        <w:t>raphical and numeric</w:t>
      </w:r>
      <w:r>
        <w:t>al</w:t>
      </w:r>
      <w:ins w:id="8" w:author="Robert Stine" w:date="2009-07-13T18:16:00Z">
        <w:r>
          <w:t>.</w:t>
        </w:r>
      </w:ins>
      <w:del w:id="9" w:author="Robert Stine" w:date="2009-07-13T18:16:00Z">
        <w:r w:rsidDel="00465B54">
          <w:delText xml:space="preserve"> summaries</w:delText>
        </w:r>
      </w:del>
    </w:p>
    <w:p w:rsidR="00FE4B68" w:rsidRDefault="000D2384">
      <w:pPr>
        <w:pStyle w:val="BodyText"/>
        <w:rPr>
          <w:ins w:id="10" w:author="Robert Stine" w:date="2009-07-13T18:19:00Z"/>
        </w:rPr>
        <w:pPrChange w:id="11" w:author="Robert Stine" w:date="2009-07-14T17:05:00Z">
          <w:pPr>
            <w:pStyle w:val="BodyText"/>
            <w:ind w:left="720"/>
          </w:pPr>
        </w:pPrChange>
      </w:pPr>
      <w:ins w:id="12" w:author="Robert Stine" w:date="2009-07-14T23:09:00Z">
        <w:r>
          <w:tab/>
        </w:r>
      </w:ins>
      <w:del w:id="13" w:author="Robert Stine" w:date="2009-07-13T18:16:00Z">
        <w:r w:rsidDel="00465B54">
          <w:delText xml:space="preserve">Narrow </w:delText>
        </w:r>
        <w:r w:rsidRPr="005303A5" w:rsidDel="00465B54">
          <w:delText>the</w:delText>
        </w:r>
        <w:r w:rsidDel="00465B54">
          <w:delText xml:space="preserve"> </w:delText>
        </w:r>
        <w:r w:rsidRPr="005303A5" w:rsidDel="00465B54">
          <w:delText>f</w:delText>
        </w:r>
      </w:del>
      <w:ins w:id="14" w:author="Robert Stine" w:date="2009-07-14T16:41:00Z">
        <w:r>
          <w:t>Goal is to f</w:t>
        </w:r>
      </w:ins>
      <w:r w:rsidRPr="005303A5">
        <w:t xml:space="preserve">ocus </w:t>
      </w:r>
      <w:ins w:id="15" w:author="Robert Stine" w:date="2009-07-14T16:41:00Z">
        <w:r>
          <w:t xml:space="preserve">attention </w:t>
        </w:r>
      </w:ins>
      <w:del w:id="16" w:author="Robert Stine" w:date="2009-07-13T18:16:00Z">
        <w:r w:rsidRPr="005303A5" w:rsidDel="00465B54">
          <w:delText xml:space="preserve">to </w:delText>
        </w:r>
      </w:del>
      <w:ins w:id="17" w:author="Robert Stine" w:date="2009-07-13T18:16:00Z">
        <w:r>
          <w:t>on</w:t>
        </w:r>
        <w:r w:rsidRPr="005303A5">
          <w:t xml:space="preserve"> </w:t>
        </w:r>
      </w:ins>
      <w:r w:rsidRPr="005303A5">
        <w:t>essential features of data</w:t>
      </w:r>
      <w:ins w:id="18" w:author="Robert Stine" w:date="2009-07-13T18:19:00Z">
        <w:r>
          <w:t>.</w:t>
        </w:r>
      </w:ins>
    </w:p>
    <w:p w:rsidR="00FE4B68" w:rsidRDefault="000D2384">
      <w:pPr>
        <w:pStyle w:val="BodyText"/>
        <w:numPr>
          <w:ins w:id="19" w:author="Robert Stine" w:date="2009-07-13T18:19:00Z"/>
        </w:numPr>
        <w:pPrChange w:id="20" w:author="Robert Stine" w:date="2009-07-14T17:05:00Z">
          <w:pPr>
            <w:pStyle w:val="BodyText"/>
            <w:ind w:left="720"/>
          </w:pPr>
        </w:pPrChange>
      </w:pPr>
      <w:ins w:id="21" w:author="Robert Stine" w:date="2009-07-14T23:09:00Z">
        <w:r>
          <w:tab/>
        </w:r>
      </w:ins>
      <w:ins w:id="22" w:author="Robert Stine" w:date="2009-07-13T18:17:00Z">
        <w:r>
          <w:t>Separate reproducible patterns from random</w:t>
        </w:r>
      </w:ins>
      <w:ins w:id="23" w:author="Robert Stine" w:date="2009-07-13T18:18:00Z">
        <w:r>
          <w:t>,</w:t>
        </w:r>
      </w:ins>
      <w:ins w:id="24" w:author="Robert Stine" w:date="2009-07-13T18:17:00Z">
        <w:r>
          <w:t xml:space="preserve"> coincidental features</w:t>
        </w:r>
      </w:ins>
      <w:ins w:id="25" w:author="Robert Stine" w:date="2009-07-13T18:19:00Z">
        <w:r>
          <w:t>.</w:t>
        </w:r>
      </w:ins>
      <w:del w:id="26" w:author="Robert Stine" w:date="2009-07-13T18:17:00Z">
        <w:r w:rsidRPr="005303A5" w:rsidDel="00465B54">
          <w:delText>.</w:delText>
        </w:r>
      </w:del>
    </w:p>
    <w:p w:rsidR="000D2384" w:rsidRDefault="000D2384" w:rsidP="000D2384">
      <w:pPr>
        <w:pStyle w:val="BodyText"/>
        <w:numPr>
          <w:ins w:id="27" w:author="Robert Stine" w:date="2009-07-13T18:19:00Z"/>
        </w:numPr>
        <w:rPr>
          <w:ins w:id="28" w:author="Robert Stine" w:date="2009-07-13T18:19:00Z"/>
        </w:rPr>
      </w:pPr>
    </w:p>
    <w:p w:rsidR="00FE4B68" w:rsidRDefault="000D2384">
      <w:pPr>
        <w:pStyle w:val="BodyText"/>
        <w:numPr>
          <w:ins w:id="29" w:author="Robert Stine" w:date="2009-07-13T18:18:00Z"/>
        </w:numPr>
        <w:rPr>
          <w:del w:id="30" w:author="Unknown"/>
        </w:rPr>
        <w:pPrChange w:id="31" w:author="Robert Stine" w:date="2009-07-14T17:05:00Z">
          <w:pPr>
            <w:pStyle w:val="BodyText"/>
            <w:ind w:left="720"/>
          </w:pPr>
        </w:pPrChange>
      </w:pPr>
      <w:ins w:id="32" w:author="Robert Stine" w:date="2009-07-14T23:09:00Z">
        <w:r>
          <w:t>Relevance</w:t>
        </w:r>
      </w:ins>
      <w:ins w:id="33" w:author="Robert Stine" w:date="2009-07-13T18:19:00Z">
        <w:r>
          <w:t xml:space="preserve"> in </w:t>
        </w:r>
        <w:proofErr w:type="gramStart"/>
        <w:r>
          <w:t>decision making</w:t>
        </w:r>
      </w:ins>
      <w:proofErr w:type="gramEnd"/>
    </w:p>
    <w:p w:rsidR="000D2384" w:rsidRPr="005303A5" w:rsidDel="00465B54" w:rsidRDefault="000D2384" w:rsidP="000D2384">
      <w:pPr>
        <w:pStyle w:val="BodyText"/>
        <w:rPr>
          <w:ins w:id="34" w:author="Robert Stine" w:date="2009-07-13T18:18:00Z"/>
        </w:rPr>
      </w:pPr>
    </w:p>
    <w:p w:rsidR="00FE4B68" w:rsidRDefault="000D2384">
      <w:pPr>
        <w:pStyle w:val="BodyText"/>
        <w:numPr>
          <w:ins w:id="35" w:author="Robert Stine" w:date="2009-07-13T18:18:00Z"/>
        </w:numPr>
        <w:rPr>
          <w:del w:id="36" w:author="Unknown"/>
        </w:rPr>
        <w:pPrChange w:id="37" w:author="Robert Stine" w:date="2009-07-14T17:05:00Z">
          <w:pPr>
            <w:pStyle w:val="BodyText"/>
            <w:ind w:left="720"/>
          </w:pPr>
        </w:pPrChange>
      </w:pPr>
      <w:ins w:id="38" w:author="Robert Stine" w:date="2009-07-14T23:09:00Z">
        <w:r>
          <w:tab/>
        </w:r>
      </w:ins>
    </w:p>
    <w:p w:rsidR="000D2384" w:rsidRPr="005303A5" w:rsidRDefault="000D2384" w:rsidP="000D2384">
      <w:pPr>
        <w:pStyle w:val="BodyText"/>
      </w:pPr>
      <w:r w:rsidRPr="005303A5">
        <w:t xml:space="preserve">Summarization can be very useful </w:t>
      </w:r>
      <w:r>
        <w:t>when using data to</w:t>
      </w:r>
      <w:r w:rsidRPr="005303A5">
        <w:t xml:space="preserve"> </w:t>
      </w:r>
      <w:r>
        <w:t>form</w:t>
      </w:r>
      <w:r w:rsidRPr="005303A5">
        <w:t xml:space="preserve"> decision</w:t>
      </w:r>
      <w:r>
        <w:t>s</w:t>
      </w:r>
      <w:r w:rsidRPr="005303A5">
        <w:t xml:space="preserve">. </w:t>
      </w:r>
    </w:p>
    <w:p w:rsidR="000D2384" w:rsidRPr="005303A5" w:rsidRDefault="000D2384" w:rsidP="000D2384">
      <w:pPr>
        <w:pStyle w:val="BodyText"/>
      </w:pPr>
      <w:ins w:id="39" w:author="Robert Stine" w:date="2009-07-14T23:09:00Z">
        <w:r>
          <w:tab/>
        </w:r>
      </w:ins>
      <w:ins w:id="40" w:author="Robert Stine" w:date="2009-07-13T18:19:00Z">
        <w:r>
          <w:t>Avoid distraction from extraneous features of data.</w:t>
        </w:r>
      </w:ins>
    </w:p>
    <w:p w:rsidR="000D2384" w:rsidRDefault="000D2384" w:rsidP="000D2384">
      <w:pPr>
        <w:pStyle w:val="BodyText"/>
      </w:pPr>
    </w:p>
    <w:p w:rsidR="00FE4B68" w:rsidRDefault="00FE4B68">
      <w:pPr>
        <w:pStyle w:val="BodyText"/>
        <w:numPr>
          <w:ins w:id="41" w:author="Robert Stine" w:date="2009-07-13T18:20:00Z"/>
        </w:numPr>
        <w:rPr>
          <w:del w:id="42" w:author="Unknown"/>
        </w:rPr>
        <w:pPrChange w:id="43" w:author="Robert Stine" w:date="2009-07-14T17:05:00Z">
          <w:pPr>
            <w:pStyle w:val="BodyText"/>
          </w:pPr>
        </w:pPrChange>
      </w:pPr>
    </w:p>
    <w:p w:rsidR="000D2384" w:rsidRDefault="000D2384" w:rsidP="000D2384">
      <w:pPr>
        <w:pStyle w:val="BodyText"/>
        <w:numPr>
          <w:ins w:id="44" w:author="Robert Stine" w:date="2009-07-13T18:20:00Z"/>
        </w:numPr>
        <w:rPr>
          <w:ins w:id="45" w:author="Robert Stine" w:date="2009-07-13T18:20:00Z"/>
        </w:rPr>
      </w:pPr>
    </w:p>
    <w:p w:rsidR="00FE4B68" w:rsidRDefault="00FE4B68">
      <w:pPr>
        <w:pStyle w:val="BodyText"/>
        <w:rPr>
          <w:ins w:id="46" w:author="Robert Stine" w:date="2009-07-13T18:20:00Z"/>
        </w:rPr>
      </w:pPr>
    </w:p>
    <w:p w:rsidR="00FE4B68" w:rsidRDefault="000D2384">
      <w:pPr>
        <w:pStyle w:val="BodyText"/>
      </w:pPr>
      <w:r w:rsidRPr="005303A5">
        <w:t>To motivate and illustrate such methods, we’ll study four data sets</w:t>
      </w:r>
      <w:del w:id="47" w:author="Robert Stine" w:date="2009-07-14T16:41:00Z">
        <w:r w:rsidRPr="005303A5" w:rsidDel="00AD7A8E">
          <w:delText xml:space="preserve"> using JMP</w:delText>
        </w:r>
      </w:del>
      <w:r w:rsidRPr="005303A5">
        <w:t>.</w:t>
      </w:r>
    </w:p>
    <w:p w:rsidR="00FE4B68" w:rsidRDefault="000D2384">
      <w:pPr>
        <w:pStyle w:val="Heading1"/>
      </w:pPr>
      <w:r w:rsidRPr="007D3F6F">
        <w:t>GMAT Scores (BBS, p. 9)</w:t>
      </w:r>
      <w:r w:rsidRPr="00546FA6">
        <w:rPr>
          <w:rStyle w:val="FootnoteReference"/>
          <w:sz w:val="28"/>
          <w:szCs w:val="28"/>
        </w:rPr>
        <w:t xml:space="preserve"> </w:t>
      </w:r>
      <w:r w:rsidRPr="00F6343E">
        <w:rPr>
          <w:rStyle w:val="FootnoteReference"/>
          <w:b w:val="0"/>
          <w:bCs w:val="0"/>
          <w:smallCaps w:val="0"/>
          <w:position w:val="6"/>
          <w:sz w:val="28"/>
          <w:szCs w:val="28"/>
        </w:rPr>
        <w:footnoteReference w:id="2"/>
      </w:r>
    </w:p>
    <w:p w:rsidR="000D2384" w:rsidRPr="005303A5" w:rsidRDefault="000D2384" w:rsidP="000D2384">
      <w:pPr>
        <w:pStyle w:val="BodyText"/>
      </w:pPr>
      <w:r w:rsidRPr="005303A5">
        <w:t>The analysis of data depends on the nature of your question. Managers have different questions and so</w:t>
      </w:r>
      <w:r>
        <w:t xml:space="preserve"> </w:t>
      </w:r>
      <w:r w:rsidRPr="005303A5">
        <w:t xml:space="preserve">will often approach </w:t>
      </w:r>
      <w:r>
        <w:t>a</w:t>
      </w:r>
      <w:r w:rsidRPr="005303A5">
        <w:t xml:space="preserve"> task differently.</w:t>
      </w:r>
    </w:p>
    <w:p w:rsidR="000D2384" w:rsidRPr="005303A5" w:rsidRDefault="000D2384" w:rsidP="000D2384">
      <w:pPr>
        <w:pStyle w:val="BodyText"/>
      </w:pPr>
    </w:p>
    <w:p w:rsidR="000D2384" w:rsidRPr="005303A5" w:rsidRDefault="000D2384" w:rsidP="000D2384">
      <w:pPr>
        <w:pStyle w:val="BodyText"/>
      </w:pPr>
      <w:r w:rsidRPr="005303A5">
        <w:t>For this example, consider the questions that might be asked about GMAT scores at Wharton.</w:t>
      </w:r>
    </w:p>
    <w:p w:rsidR="000D2384" w:rsidRPr="005303A5" w:rsidRDefault="000D2384" w:rsidP="000D2384">
      <w:pPr>
        <w:pStyle w:val="BodyText"/>
      </w:pPr>
    </w:p>
    <w:p w:rsidR="000D2384" w:rsidRPr="005303A5" w:rsidRDefault="000D2384" w:rsidP="000D2384">
      <w:pPr>
        <w:pStyle w:val="BodyQuotation"/>
      </w:pPr>
      <w:r w:rsidRPr="005303A5">
        <w:t>Student:</w:t>
      </w:r>
    </w:p>
    <w:p w:rsidR="00FE4B68" w:rsidRDefault="000D2384">
      <w:pPr>
        <w:pStyle w:val="BodyQuotation"/>
        <w:pPrChange w:id="51" w:author="Robert Stine" w:date="2009-07-14T17:05:00Z">
          <w:pPr>
            <w:pStyle w:val="BodyQuotation"/>
            <w:ind w:left="1440"/>
          </w:pPr>
        </w:pPrChange>
      </w:pPr>
      <w:r w:rsidRPr="005303A5">
        <w:t>Where do I place in the class of Wharton MBA students?</w:t>
      </w:r>
    </w:p>
    <w:p w:rsidR="000D2384" w:rsidRPr="005303A5" w:rsidRDefault="000D2384" w:rsidP="000D2384">
      <w:pPr>
        <w:pStyle w:val="BodyQuotation"/>
      </w:pPr>
    </w:p>
    <w:p w:rsidR="000D2384" w:rsidRPr="005303A5" w:rsidRDefault="000D2384" w:rsidP="000D2384">
      <w:pPr>
        <w:pStyle w:val="BodyQuotation"/>
      </w:pPr>
      <w:r w:rsidRPr="005303A5">
        <w:t>Vice-Dean:</w:t>
      </w:r>
    </w:p>
    <w:p w:rsidR="00FE4B68" w:rsidRDefault="000D2384">
      <w:pPr>
        <w:pStyle w:val="BodyQuotation"/>
        <w:pPrChange w:id="52" w:author="Robert Stine" w:date="2009-07-14T17:05:00Z">
          <w:pPr>
            <w:pStyle w:val="BodyQuotation"/>
            <w:ind w:left="1440"/>
          </w:pPr>
        </w:pPrChange>
      </w:pPr>
      <w:r w:rsidRPr="005303A5">
        <w:t>How does the entering class compare to those at other programs?</w:t>
      </w:r>
    </w:p>
    <w:p w:rsidR="00FE4B68" w:rsidRDefault="000D2384">
      <w:pPr>
        <w:pStyle w:val="BodyQuotation"/>
        <w:pPrChange w:id="53" w:author="Robert Stine" w:date="2009-07-14T17:05:00Z">
          <w:pPr>
            <w:pStyle w:val="BodyQuotation"/>
            <w:ind w:left="1440"/>
          </w:pPr>
        </w:pPrChange>
      </w:pPr>
      <w:r w:rsidRPr="005303A5">
        <w:t>How have scores trended over time?</w:t>
      </w:r>
    </w:p>
    <w:p w:rsidR="000D2384" w:rsidRPr="005303A5" w:rsidRDefault="000D2384" w:rsidP="000D2384">
      <w:pPr>
        <w:pStyle w:val="BodyText"/>
      </w:pPr>
    </w:p>
    <w:p w:rsidR="000D2384" w:rsidRPr="005303A5" w:rsidRDefault="000D2384" w:rsidP="000D2384">
      <w:pPr>
        <w:pStyle w:val="BodyText"/>
      </w:pPr>
      <w:r w:rsidRPr="005303A5">
        <w:t>Effective statistical summaries can make it easy to answer both types of questions much more precisely and concisely than from the raw scores themselves.</w:t>
      </w:r>
    </w:p>
    <w:p w:rsidR="000D2384" w:rsidRPr="001E3588" w:rsidRDefault="000D2384" w:rsidP="000D2384">
      <w:pPr>
        <w:pStyle w:val="BodyText"/>
      </w:pPr>
      <w:r>
        <w:br w:type="page"/>
      </w:r>
      <w:r w:rsidRPr="001E3588">
        <w:t xml:space="preserve">The first column of the Excel file </w:t>
      </w:r>
      <w:r w:rsidRPr="001E3588">
        <w:rPr>
          <w:i/>
        </w:rPr>
        <w:t xml:space="preserve">GMAT05.XLS </w:t>
      </w:r>
      <w:r w:rsidRPr="001E3588">
        <w:t xml:space="preserve">consists of the GMAT test scores of 799 members of the Wharton MBA, Class of 2005. That’s one </w:t>
      </w:r>
      <w:bookmarkStart w:id="54" w:name="OLE_LINK1"/>
      <w:bookmarkStart w:id="55" w:name="OLE_LINK3"/>
      <w:r w:rsidRPr="001E3588">
        <w:t xml:space="preserve">variable with 799 observations, one </w:t>
      </w:r>
      <w:r>
        <w:t>row for</w:t>
      </w:r>
      <w:r w:rsidRPr="001E3588">
        <w:t xml:space="preserve"> each of these students</w:t>
      </w:r>
      <w:bookmarkEnd w:id="54"/>
      <w:bookmarkEnd w:id="55"/>
      <w:r w:rsidRPr="001E3588">
        <w:t>. Let’s open this file with JMP.</w:t>
      </w:r>
      <w:r w:rsidRPr="00B4119E">
        <w:rPr>
          <w:rStyle w:val="FootnoteReference"/>
          <w:sz w:val="28"/>
          <w:szCs w:val="28"/>
        </w:rPr>
        <w:t xml:space="preserve"> </w:t>
      </w:r>
      <w:r w:rsidRPr="00F6343E">
        <w:rPr>
          <w:rStyle w:val="FootnoteReference"/>
          <w:position w:val="6"/>
          <w:sz w:val="28"/>
          <w:szCs w:val="28"/>
        </w:rPr>
        <w:footnoteReference w:id="3"/>
      </w:r>
    </w:p>
    <w:p w:rsidR="000D2384" w:rsidRPr="001E3588" w:rsidRDefault="000D2384" w:rsidP="000D2384">
      <w:pPr>
        <w:pStyle w:val="BodyText"/>
      </w:pPr>
    </w:p>
    <w:p w:rsidR="000D2384" w:rsidRPr="001E3588" w:rsidRDefault="00B21259" w:rsidP="000D2384">
      <w:pPr>
        <w:pStyle w:val="BodyText"/>
        <w:jc w:val="center"/>
      </w:pPr>
      <w:r>
        <w:rPr>
          <w:noProof/>
        </w:rPr>
        <w:drawing>
          <wp:inline distT="0" distB="0" distL="0" distR="0">
            <wp:extent cx="5156200" cy="3166745"/>
            <wp:effectExtent l="2540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srcRect/>
                    <a:stretch>
                      <a:fillRect/>
                    </a:stretch>
                  </pic:blipFill>
                  <pic:spPr bwMode="auto">
                    <a:xfrm>
                      <a:off x="0" y="0"/>
                      <a:ext cx="5156200" cy="3166745"/>
                    </a:xfrm>
                    <a:prstGeom prst="rect">
                      <a:avLst/>
                    </a:prstGeom>
                    <a:noFill/>
                    <a:ln w="9525">
                      <a:noFill/>
                      <a:miter lim="800000"/>
                      <a:headEnd/>
                      <a:tailEnd/>
                    </a:ln>
                  </pic:spPr>
                </pic:pic>
              </a:graphicData>
            </a:graphic>
          </wp:inline>
        </w:drawing>
      </w:r>
    </w:p>
    <w:p w:rsidR="000D2384" w:rsidRPr="001E3588" w:rsidRDefault="000D2384" w:rsidP="000D2384">
      <w:pPr>
        <w:pStyle w:val="BodyText"/>
      </w:pPr>
    </w:p>
    <w:p w:rsidR="000D2384" w:rsidRPr="001E3588" w:rsidRDefault="000D2384" w:rsidP="000D2384">
      <w:pPr>
        <w:pStyle w:val="BodyText"/>
      </w:pPr>
      <w:r w:rsidRPr="001E3588">
        <w:t>What do you learn by looking directly at this column of 799 numbers?</w:t>
      </w:r>
    </w:p>
    <w:p w:rsidR="000D2384" w:rsidRPr="00D8372A" w:rsidRDefault="000D2384" w:rsidP="000D2384">
      <w:pPr>
        <w:pStyle w:val="BodyText"/>
      </w:pPr>
      <w:r w:rsidRPr="00D8372A">
        <w:t>JMP provides graphical and numerical summaries</w:t>
      </w:r>
      <w:r w:rsidRPr="00F6343E">
        <w:rPr>
          <w:rStyle w:val="FootnoteReference"/>
          <w:position w:val="6"/>
          <w:sz w:val="28"/>
          <w:szCs w:val="28"/>
        </w:rPr>
        <w:footnoteReference w:id="4"/>
      </w:r>
      <w:r w:rsidRPr="00D8372A">
        <w:t xml:space="preserve"> of the 799 observations of the variable named GMAT.</w:t>
      </w:r>
    </w:p>
    <w:p w:rsidR="000D2384" w:rsidRPr="00D8372A" w:rsidRDefault="000D2384" w:rsidP="000D2384">
      <w:pPr>
        <w:pStyle w:val="BodyText"/>
      </w:pPr>
    </w:p>
    <w:p w:rsidR="000D2384" w:rsidRPr="00D8372A" w:rsidRDefault="00B21259" w:rsidP="000D2384">
      <w:pPr>
        <w:pStyle w:val="BodyText"/>
        <w:jc w:val="center"/>
      </w:pPr>
      <w:r>
        <w:rPr>
          <w:noProof/>
        </w:rPr>
        <w:drawing>
          <wp:inline distT="0" distB="0" distL="0" distR="0">
            <wp:extent cx="5452745" cy="2387600"/>
            <wp:effectExtent l="2540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5452745" cy="2387600"/>
                    </a:xfrm>
                    <a:prstGeom prst="rect">
                      <a:avLst/>
                    </a:prstGeom>
                    <a:noFill/>
                    <a:ln w="9525">
                      <a:noFill/>
                      <a:miter lim="800000"/>
                      <a:headEnd/>
                      <a:tailEnd/>
                    </a:ln>
                  </pic:spPr>
                </pic:pic>
              </a:graphicData>
            </a:graphic>
          </wp:inline>
        </w:drawing>
      </w:r>
    </w:p>
    <w:p w:rsidR="000D2384" w:rsidRPr="00D8372A" w:rsidRDefault="000D2384" w:rsidP="000D2384">
      <w:pPr>
        <w:pStyle w:val="BodyText"/>
        <w:rPr>
          <w:noProof/>
        </w:rPr>
      </w:pPr>
    </w:p>
    <w:p w:rsidR="000D2384" w:rsidRPr="00D8372A" w:rsidRDefault="000D2384" w:rsidP="000D2384">
      <w:pPr>
        <w:pStyle w:val="BodyText"/>
        <w:rPr>
          <w:noProof/>
        </w:rPr>
      </w:pPr>
      <w:r w:rsidRPr="00D8372A">
        <w:rPr>
          <w:noProof/>
        </w:rPr>
        <w:t>On the left are two graphical summaries of the data</w:t>
      </w:r>
      <w:r w:rsidRPr="00D8372A">
        <w:rPr>
          <w:b/>
        </w:rPr>
        <w:t>—</w:t>
      </w:r>
      <w:r w:rsidRPr="00D8372A">
        <w:rPr>
          <w:noProof/>
        </w:rPr>
        <w:t>a boxplot and a histogram. On the right are numerical summaries</w:t>
      </w:r>
      <w:r w:rsidRPr="00D8372A">
        <w:rPr>
          <w:b/>
        </w:rPr>
        <w:t>—</w:t>
      </w:r>
      <w:r w:rsidRPr="00D8372A">
        <w:rPr>
          <w:noProof/>
        </w:rPr>
        <w:t>various quantiles and moments.</w:t>
      </w:r>
    </w:p>
    <w:p w:rsidR="000D2384" w:rsidRPr="00D8372A" w:rsidRDefault="000D2384" w:rsidP="000D2384">
      <w:pPr>
        <w:pStyle w:val="BodyText"/>
      </w:pPr>
    </w:p>
    <w:p w:rsidR="000D2384" w:rsidRPr="00D8372A" w:rsidRDefault="000D2384" w:rsidP="000D2384">
      <w:pPr>
        <w:pStyle w:val="BodyText"/>
      </w:pPr>
      <w:r w:rsidRPr="00D8372A">
        <w:t>Let’s consider these one at a time and link the numerical summaries to the picture.</w:t>
      </w:r>
    </w:p>
    <w:p w:rsidR="000D2384" w:rsidRPr="007D3F6F" w:rsidRDefault="000D2384" w:rsidP="000D2384">
      <w:pPr>
        <w:pStyle w:val="Heading1"/>
      </w:pPr>
      <w:r w:rsidRPr="007D3F6F">
        <w:t>Histogram</w:t>
      </w:r>
    </w:p>
    <w:p w:rsidR="000D2384" w:rsidRPr="004A2028" w:rsidRDefault="000D2384" w:rsidP="000D2384">
      <w:pPr>
        <w:pStyle w:val="BodyText"/>
      </w:pPr>
      <w:r w:rsidRPr="004A2028">
        <w:t xml:space="preserve">A </w:t>
      </w:r>
      <w:r w:rsidRPr="006D37B7">
        <w:rPr>
          <w:i/>
        </w:rPr>
        <w:t>histogram</w:t>
      </w:r>
      <w:r w:rsidRPr="004A2028">
        <w:t xml:space="preserve"> is a visual display that reveals the location, dispersion, and shape of the data distribution.</w:t>
      </w:r>
    </w:p>
    <w:p w:rsidR="000D2384" w:rsidRPr="004A2028" w:rsidRDefault="00B21259" w:rsidP="000D2384">
      <w:pPr>
        <w:pStyle w:val="BodyText"/>
        <w:jc w:val="center"/>
      </w:pPr>
      <w:r>
        <w:rPr>
          <w:noProof/>
        </w:rPr>
        <w:drawing>
          <wp:inline distT="0" distB="0" distL="0" distR="0">
            <wp:extent cx="2455545" cy="1549400"/>
            <wp:effectExtent l="2540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2455545" cy="1549400"/>
                    </a:xfrm>
                    <a:prstGeom prst="rect">
                      <a:avLst/>
                    </a:prstGeom>
                    <a:noFill/>
                    <a:ln w="9525">
                      <a:noFill/>
                      <a:miter lim="800000"/>
                      <a:headEnd/>
                      <a:tailEnd/>
                    </a:ln>
                  </pic:spPr>
                </pic:pic>
              </a:graphicData>
            </a:graphic>
          </wp:inline>
        </w:drawing>
      </w:r>
    </w:p>
    <w:p w:rsidR="000D2384" w:rsidRPr="004A2028" w:rsidRDefault="000D2384" w:rsidP="000D2384">
      <w:pPr>
        <w:pStyle w:val="BodyText"/>
      </w:pPr>
      <w:r w:rsidRPr="004A2028">
        <w:t xml:space="preserve">The basic idea is that the </w:t>
      </w:r>
      <w:r w:rsidRPr="00F6343E">
        <w:rPr>
          <w:i/>
        </w:rPr>
        <w:t>area</w:t>
      </w:r>
      <w:r w:rsidRPr="004A2028">
        <w:t xml:space="preserve"> of each rectangle is proportional to the number of values (frequency) in each interval or bin.</w:t>
      </w:r>
    </w:p>
    <w:p w:rsidR="000D2384" w:rsidRPr="004A2028" w:rsidRDefault="000D2384" w:rsidP="000D2384">
      <w:pPr>
        <w:pStyle w:val="BodyText"/>
      </w:pPr>
    </w:p>
    <w:p w:rsidR="000D2384" w:rsidRPr="004A2028" w:rsidRDefault="000D2384" w:rsidP="000D2384">
      <w:pPr>
        <w:pStyle w:val="BodyText"/>
      </w:pPr>
      <w:r w:rsidRPr="004A2028">
        <w:t>Although programs such as JMP automatically pick a reasonable number of intervals for the histogram, it is sometimes useful to consider an alternative number of intervals.</w:t>
      </w:r>
      <w:del w:id="63" w:author="Robert Stine" w:date="2009-07-14T16:43:00Z">
        <w:r w:rsidRPr="00C17C93" w:rsidDel="00AD7A8E">
          <w:rPr>
            <w:rStyle w:val="FootnoteReference"/>
            <w:sz w:val="28"/>
            <w:szCs w:val="28"/>
          </w:rPr>
          <w:delText xml:space="preserve"> </w:delText>
        </w:r>
      </w:del>
      <w:r w:rsidRPr="00443B49">
        <w:rPr>
          <w:rStyle w:val="FootnoteReference"/>
          <w:sz w:val="28"/>
          <w:szCs w:val="28"/>
        </w:rPr>
        <w:footnoteReference w:id="5"/>
      </w:r>
    </w:p>
    <w:p w:rsidR="000D2384" w:rsidRPr="004A2028" w:rsidRDefault="000D2384" w:rsidP="000D2384">
      <w:pPr>
        <w:pStyle w:val="BodyText"/>
      </w:pPr>
    </w:p>
    <w:p w:rsidR="000D2384" w:rsidRDefault="000D2384" w:rsidP="000D2384">
      <w:pPr>
        <w:pStyle w:val="BodyText"/>
      </w:pPr>
      <w:r w:rsidRPr="004A2028">
        <w:t xml:space="preserve">What is gained and lost by </w:t>
      </w:r>
      <w:r>
        <w:t>changing</w:t>
      </w:r>
      <w:r w:rsidRPr="004A2028">
        <w:t xml:space="preserve"> the number of intervals? </w:t>
      </w:r>
    </w:p>
    <w:p w:rsidR="000D2384" w:rsidRDefault="000D2384" w:rsidP="000D2384">
      <w:pPr>
        <w:pStyle w:val="BodyText"/>
      </w:pPr>
    </w:p>
    <w:p w:rsidR="00FE4B68" w:rsidRDefault="00FE4B68">
      <w:pPr>
        <w:pStyle w:val="BodyText"/>
      </w:pPr>
    </w:p>
    <w:p w:rsidR="00FE4B68" w:rsidRDefault="000D2384">
      <w:pPr>
        <w:pStyle w:val="BodyText"/>
      </w:pPr>
      <w:r w:rsidRPr="004A2028">
        <w:t>General shape characteristics</w:t>
      </w:r>
      <w:del w:id="64" w:author="Robert Stine" w:date="2009-07-17T15:23:00Z">
        <w:r w:rsidRPr="004A2028" w:rsidDel="00FE4B68">
          <w:delText xml:space="preserve"> to look for</w:delText>
        </w:r>
      </w:del>
      <w:r w:rsidRPr="004A2028">
        <w:t xml:space="preserve">: </w:t>
      </w:r>
      <w:proofErr w:type="spellStart"/>
      <w:ins w:id="65" w:author="Robert Stine" w:date="2009-07-17T15:23:00Z">
        <w:r w:rsidR="00FE4B68">
          <w:t>unimodal</w:t>
        </w:r>
        <w:proofErr w:type="spellEnd"/>
        <w:r w:rsidR="00FE4B68">
          <w:t xml:space="preserve">, </w:t>
        </w:r>
      </w:ins>
      <w:r w:rsidRPr="004A2028">
        <w:t xml:space="preserve">symmetry, left </w:t>
      </w:r>
      <w:del w:id="66" w:author="Robert Stine" w:date="2009-07-17T15:23:00Z">
        <w:r w:rsidRPr="004A2028" w:rsidDel="00FE4B68">
          <w:delText>skewness, and</w:delText>
        </w:r>
      </w:del>
      <w:ins w:id="67" w:author="Robert Stine" w:date="2009-07-17T15:23:00Z">
        <w:r w:rsidR="00FE4B68">
          <w:t>or</w:t>
        </w:r>
      </w:ins>
      <w:r w:rsidRPr="004A2028">
        <w:t xml:space="preserve"> right </w:t>
      </w:r>
      <w:proofErr w:type="spellStart"/>
      <w:r w:rsidRPr="004A2028">
        <w:t>skewness</w:t>
      </w:r>
      <w:proofErr w:type="spellEnd"/>
      <w:r w:rsidRPr="004A2028">
        <w:t>.</w:t>
      </w:r>
    </w:p>
    <w:p w:rsidR="00FE4B68" w:rsidRDefault="000D2384">
      <w:pPr>
        <w:pStyle w:val="Heading1"/>
      </w:pPr>
      <w:r w:rsidRPr="007D3F6F">
        <w:t>Moments</w:t>
      </w:r>
    </w:p>
    <w:p w:rsidR="000D2384" w:rsidRPr="00E0516E" w:rsidRDefault="000D2384" w:rsidP="000D2384">
      <w:pPr>
        <w:pStyle w:val="BodyText"/>
      </w:pPr>
      <w:r w:rsidRPr="00E0516E">
        <w:t>Moments are average quantities of interest.</w:t>
      </w:r>
      <w:del w:id="68" w:author="Robert Stine" w:date="2009-07-14T16:43:00Z">
        <w:r w:rsidRPr="00C17C93" w:rsidDel="00AD7A8E">
          <w:rPr>
            <w:rStyle w:val="FootnoteReference"/>
            <w:sz w:val="28"/>
            <w:szCs w:val="28"/>
          </w:rPr>
          <w:delText xml:space="preserve"> </w:delText>
        </w:r>
      </w:del>
      <w:r w:rsidRPr="00F6343E">
        <w:rPr>
          <w:rStyle w:val="FootnoteReference"/>
          <w:position w:val="6"/>
          <w:sz w:val="28"/>
          <w:szCs w:val="28"/>
        </w:rPr>
        <w:footnoteReference w:id="6"/>
      </w:r>
    </w:p>
    <w:p w:rsidR="000D2384" w:rsidRPr="00E0516E" w:rsidRDefault="000D2384" w:rsidP="000D2384">
      <w:pPr>
        <w:pStyle w:val="BodyText"/>
      </w:pPr>
    </w:p>
    <w:p w:rsidR="000D2384" w:rsidRPr="00E0516E" w:rsidRDefault="000D2384" w:rsidP="000D2384">
      <w:pPr>
        <w:pStyle w:val="BodyText"/>
      </w:pPr>
      <w:r w:rsidRPr="00E0516E">
        <w:t>The mean and standard deviation</w:t>
      </w:r>
      <w:r>
        <w:t xml:space="preserve"> (SD)</w:t>
      </w:r>
      <w:r w:rsidRPr="00E0516E">
        <w:t xml:space="preserve"> are the two most basic and commonly used moments.</w:t>
      </w:r>
    </w:p>
    <w:p w:rsidR="000D2384" w:rsidRPr="00E0516E" w:rsidRDefault="000D2384" w:rsidP="000D2384">
      <w:pPr>
        <w:pStyle w:val="BodyText"/>
      </w:pPr>
    </w:p>
    <w:p w:rsidR="000D2384" w:rsidRPr="00E0516E" w:rsidRDefault="000D2384" w:rsidP="000D2384">
      <w:pPr>
        <w:pStyle w:val="BodyText"/>
      </w:pPr>
      <w:r w:rsidRPr="00E0516E">
        <w:t>The (</w:t>
      </w:r>
      <w:r w:rsidRPr="006D37B7">
        <w:rPr>
          <w:i/>
        </w:rPr>
        <w:t>sample</w:t>
      </w:r>
      <w:r>
        <w:t>)</w:t>
      </w:r>
      <w:r w:rsidRPr="00F6343E">
        <w:rPr>
          <w:rStyle w:val="FootnoteReference"/>
          <w:position w:val="6"/>
          <w:sz w:val="28"/>
          <w:szCs w:val="28"/>
        </w:rPr>
        <w:footnoteReference w:id="7"/>
      </w:r>
      <w:r w:rsidRPr="00E0516E">
        <w:t xml:space="preserve"> </w:t>
      </w:r>
      <w:r w:rsidRPr="006D37B7">
        <w:rPr>
          <w:i/>
        </w:rPr>
        <w:t>mean</w:t>
      </w:r>
      <w:r w:rsidRPr="00E0516E">
        <w:t xml:space="preserve">, denoted by </w:t>
      </w:r>
      <w:r w:rsidRPr="00E0516E">
        <w:rPr>
          <w:position w:val="-6"/>
        </w:rPr>
        <w:object w:dxaOrig="27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pt;height:16pt" o:ole="">
            <v:imagedata r:id="rId10" o:title=""/>
          </v:shape>
          <o:OLEObject Type="Embed" ProgID="Equation.3" ShapeID="_x0000_i1025" DrawAspect="Content" ObjectID="_1183207175" r:id="rId11"/>
        </w:object>
      </w:r>
      <w:r w:rsidRPr="00E0516E">
        <w:t>, is defined as</w:t>
      </w:r>
    </w:p>
    <w:p w:rsidR="000D2384" w:rsidRPr="00E0516E" w:rsidRDefault="000D2384" w:rsidP="000D2384">
      <w:pPr>
        <w:pStyle w:val="BodyText"/>
      </w:pPr>
    </w:p>
    <w:p w:rsidR="000D2384" w:rsidRPr="00E0516E" w:rsidRDefault="000D2384" w:rsidP="000D2384">
      <w:pPr>
        <w:pStyle w:val="Times18"/>
        <w:jc w:val="center"/>
        <w:rPr>
          <w:rStyle w:val="BodyTextChar"/>
          <w:rFonts w:ascii="Times New Roman" w:hAnsi="Times New Roman"/>
        </w:rPr>
      </w:pPr>
      <w:r w:rsidRPr="00E034E8">
        <w:rPr>
          <w:rFonts w:ascii="Times New Roman" w:hAnsi="Times New Roman"/>
          <w:position w:val="-40"/>
          <w:szCs w:val="36"/>
        </w:rPr>
        <w:object w:dxaOrig="4120" w:dyaOrig="980">
          <v:shape id="_x0000_i1026" type="#_x0000_t75" style="width:196pt;height:46pt" o:ole="">
            <v:imagedata r:id="rId12" o:title=""/>
          </v:shape>
          <o:OLEObject Type="Embed" ProgID="Equation.3" ShapeID="_x0000_i1026" DrawAspect="Content" ObjectID="_1183207176" r:id="rId13"/>
        </w:object>
      </w:r>
    </w:p>
    <w:p w:rsidR="000D2384" w:rsidRPr="00E0516E" w:rsidRDefault="000D2384" w:rsidP="000D2384">
      <w:pPr>
        <w:pStyle w:val="BodyText"/>
      </w:pPr>
    </w:p>
    <w:p w:rsidR="000D2384" w:rsidRPr="00E0516E" w:rsidRDefault="000D2384" w:rsidP="000D2384">
      <w:pPr>
        <w:pStyle w:val="BodyText"/>
      </w:pPr>
      <w:proofErr w:type="gramStart"/>
      <w:r w:rsidRPr="00E0516E">
        <w:t>where</w:t>
      </w:r>
      <w:proofErr w:type="gramEnd"/>
      <w:r w:rsidRPr="00E0516E">
        <w:t xml:space="preserve"> </w:t>
      </w:r>
      <w:r w:rsidRPr="00E0516E">
        <w:rPr>
          <w:i/>
        </w:rPr>
        <w:t>x</w:t>
      </w:r>
      <w:r w:rsidRPr="00E0516E">
        <w:rPr>
          <w:vertAlign w:val="subscript"/>
        </w:rPr>
        <w:t>1</w:t>
      </w:r>
      <w:r w:rsidRPr="00E0516E">
        <w:t xml:space="preserve">,…, </w:t>
      </w:r>
      <w:proofErr w:type="spellStart"/>
      <w:r w:rsidRPr="00E0516E">
        <w:rPr>
          <w:i/>
        </w:rPr>
        <w:t>x</w:t>
      </w:r>
      <w:r w:rsidRPr="00E0516E">
        <w:rPr>
          <w:i/>
          <w:vertAlign w:val="subscript"/>
        </w:rPr>
        <w:t>n</w:t>
      </w:r>
      <w:proofErr w:type="spellEnd"/>
      <w:r w:rsidRPr="00E0516E">
        <w:t xml:space="preserve"> stand</w:t>
      </w:r>
      <w:r>
        <w:t>s</w:t>
      </w:r>
      <w:r w:rsidRPr="00E0516E">
        <w:t xml:space="preserve"> for the </w:t>
      </w:r>
      <w:r w:rsidRPr="00E0516E">
        <w:rPr>
          <w:i/>
        </w:rPr>
        <w:t>n</w:t>
      </w:r>
      <w:r w:rsidRPr="00E0516E">
        <w:t xml:space="preserve"> data values</w:t>
      </w:r>
      <w:r w:rsidRPr="00F6343E">
        <w:rPr>
          <w:rStyle w:val="FootnoteReference"/>
          <w:position w:val="6"/>
          <w:sz w:val="28"/>
          <w:szCs w:val="28"/>
        </w:rPr>
        <w:footnoteReference w:id="8"/>
      </w:r>
      <w:r w:rsidRPr="00E0516E">
        <w:t xml:space="preserve"> of the variable </w:t>
      </w:r>
      <w:r w:rsidRPr="00E0516E">
        <w:rPr>
          <w:i/>
        </w:rPr>
        <w:t>x</w:t>
      </w:r>
      <w:r w:rsidRPr="00E0516E">
        <w:t>.</w:t>
      </w:r>
      <w:r>
        <w:rPr>
          <w:rStyle w:val="FootnoteReference"/>
          <w:sz w:val="36"/>
        </w:rPr>
        <w:t xml:space="preserve"> </w:t>
      </w:r>
      <w:r>
        <w:t xml:space="preserve"> </w:t>
      </w:r>
      <w:ins w:id="69" w:author="Robert Stine" w:date="2009-07-13T18:26:00Z">
        <w:r>
          <w:t xml:space="preserve">Subscripts identify the row in the data table. </w:t>
        </w:r>
      </w:ins>
      <w:r w:rsidRPr="00E0516E">
        <w:t xml:space="preserve">Note that </w:t>
      </w:r>
      <w:r w:rsidRPr="00E0516E">
        <w:rPr>
          <w:position w:val="-6"/>
        </w:rPr>
        <w:object w:dxaOrig="279" w:dyaOrig="320">
          <v:shape id="_x0000_i1027" type="#_x0000_t75" style="width:14pt;height:16pt" o:ole="">
            <v:imagedata r:id="rId14" o:title=""/>
          </v:shape>
          <o:OLEObject Type="Embed" ProgID="Equation.3" ShapeID="_x0000_i1027" DrawAspect="Content" ObjectID="_1183207177" r:id="rId15"/>
        </w:object>
      </w:r>
      <w:r w:rsidRPr="00E0516E">
        <w:t xml:space="preserve"> i</w:t>
      </w:r>
      <w:r>
        <w:t>s just</w:t>
      </w:r>
      <w:r w:rsidRPr="00E0516E">
        <w:t xml:space="preserve"> </w:t>
      </w:r>
      <w:r>
        <w:t>a</w:t>
      </w:r>
      <w:r w:rsidRPr="00E0516E">
        <w:t xml:space="preserve"> </w:t>
      </w:r>
      <w:r>
        <w:t xml:space="preserve">simple </w:t>
      </w:r>
      <w:r w:rsidRPr="00E0516E">
        <w:t>average of the data values.</w:t>
      </w:r>
    </w:p>
    <w:p w:rsidR="000D2384" w:rsidRPr="00E0516E" w:rsidRDefault="000D2384" w:rsidP="000D2384">
      <w:pPr>
        <w:pStyle w:val="BodyText"/>
      </w:pPr>
    </w:p>
    <w:p w:rsidR="000D2384" w:rsidRPr="00E0516E" w:rsidRDefault="000D2384" w:rsidP="000D2384">
      <w:pPr>
        <w:pStyle w:val="BodyText"/>
      </w:pPr>
      <w:r w:rsidRPr="00E0516E">
        <w:t xml:space="preserve">From the JMP summary for the GMAT data, the mean </w:t>
      </w:r>
      <w:r w:rsidRPr="00E0516E">
        <w:rPr>
          <w:position w:val="-6"/>
        </w:rPr>
        <w:object w:dxaOrig="279" w:dyaOrig="320">
          <v:shape id="_x0000_i1028" type="#_x0000_t75" style="width:14pt;height:16pt" o:ole="">
            <v:imagedata r:id="rId16" o:title=""/>
          </v:shape>
          <o:OLEObject Type="Embed" ProgID="Equation.3" ShapeID="_x0000_i1028" DrawAspect="Content" ObjectID="_1183207178" r:id="rId17"/>
        </w:object>
      </w:r>
      <w:r w:rsidRPr="00E0516E">
        <w:t>=</w:t>
      </w:r>
    </w:p>
    <w:p w:rsidR="000D2384" w:rsidRPr="00E0516E" w:rsidRDefault="000D2384" w:rsidP="000D2384">
      <w:pPr>
        <w:pStyle w:val="BodyText"/>
      </w:pPr>
    </w:p>
    <w:p w:rsidR="000D2384" w:rsidRDefault="000D2384" w:rsidP="000D2384">
      <w:pPr>
        <w:pStyle w:val="BodyText"/>
      </w:pPr>
      <w:r w:rsidRPr="00E0516E">
        <w:t>What aspect of the data is captured by the mean?</w:t>
      </w:r>
    </w:p>
    <w:p w:rsidR="000D2384" w:rsidRPr="00AE1FE5" w:rsidRDefault="000D2384" w:rsidP="000D2384">
      <w:pPr>
        <w:pStyle w:val="BodyText"/>
      </w:pPr>
      <w:r w:rsidRPr="00AE1FE5">
        <w:t>The mean is the “balancing point” on the histogram. A piece of wood of constant thickness shaped like the histogram would balance at the mean.</w:t>
      </w:r>
      <w:r w:rsidRPr="00F6343E">
        <w:rPr>
          <w:rStyle w:val="FootnoteReference"/>
          <w:position w:val="6"/>
          <w:sz w:val="28"/>
          <w:szCs w:val="28"/>
        </w:rPr>
        <w:footnoteReference w:id="9"/>
      </w:r>
    </w:p>
    <w:p w:rsidR="00FE4B68" w:rsidRDefault="00FE4B68">
      <w:pPr>
        <w:pStyle w:val="BodyText"/>
      </w:pPr>
    </w:p>
    <w:p w:rsidR="00FE4B68" w:rsidRDefault="000D2384">
      <w:pPr>
        <w:pStyle w:val="BodyText"/>
      </w:pPr>
      <w:r w:rsidRPr="002640AA">
        <w:t>The (</w:t>
      </w:r>
      <w:r w:rsidRPr="006D37B7">
        <w:rPr>
          <w:i/>
        </w:rPr>
        <w:t>sample</w:t>
      </w:r>
      <w:r w:rsidRPr="002640AA">
        <w:t xml:space="preserve">) </w:t>
      </w:r>
      <w:r w:rsidRPr="006D37B7">
        <w:rPr>
          <w:i/>
        </w:rPr>
        <w:t>variance</w:t>
      </w:r>
      <w:r w:rsidRPr="002640AA">
        <w:t xml:space="preserve">, denoted by </w:t>
      </w:r>
      <w:r w:rsidRPr="002640AA">
        <w:rPr>
          <w:i/>
        </w:rPr>
        <w:t>s</w:t>
      </w:r>
      <w:r w:rsidRPr="00F6343E">
        <w:rPr>
          <w:vertAlign w:val="superscript"/>
        </w:rPr>
        <w:t>2</w:t>
      </w:r>
      <w:r w:rsidRPr="002640AA">
        <w:t>, is defined as</w:t>
      </w:r>
    </w:p>
    <w:p w:rsidR="00FE4B68" w:rsidRDefault="00FE4B68">
      <w:pPr>
        <w:pStyle w:val="BodyText"/>
      </w:pPr>
    </w:p>
    <w:p w:rsidR="00FE4B68" w:rsidRDefault="000D2384">
      <w:pPr>
        <w:pStyle w:val="BodyText"/>
        <w:jc w:val="center"/>
      </w:pPr>
      <w:r w:rsidRPr="00E034E8">
        <w:rPr>
          <w:position w:val="-40"/>
        </w:rPr>
        <w:object w:dxaOrig="8180" w:dyaOrig="980">
          <v:shape id="_x0000_i1029" type="#_x0000_t75" style="width:409.35pt;height:49.35pt" o:ole="">
            <v:imagedata r:id="rId18" o:title=""/>
          </v:shape>
          <o:OLEObject Type="Embed" ProgID="Equation.3" ShapeID="_x0000_i1029" DrawAspect="Content" ObjectID="_1183207179" r:id="rId19"/>
        </w:object>
      </w:r>
      <w:r w:rsidRPr="002640AA">
        <w:t>.</w:t>
      </w:r>
    </w:p>
    <w:p w:rsidR="000D2384" w:rsidRPr="007F0843" w:rsidRDefault="000D2384" w:rsidP="000D2384">
      <w:pPr>
        <w:pStyle w:val="BodyText"/>
      </w:pPr>
    </w:p>
    <w:p w:rsidR="000D2384" w:rsidRPr="007F0843" w:rsidRDefault="000D2384" w:rsidP="000D2384">
      <w:pPr>
        <w:pStyle w:val="BodyText"/>
      </w:pPr>
      <w:r w:rsidRPr="007F0843">
        <w:t xml:space="preserve">Note that </w:t>
      </w:r>
      <w:r w:rsidRPr="007F0843">
        <w:rPr>
          <w:i/>
        </w:rPr>
        <w:t>s</w:t>
      </w:r>
      <w:r w:rsidRPr="00F6343E">
        <w:rPr>
          <w:vertAlign w:val="superscript"/>
        </w:rPr>
        <w:t>2</w:t>
      </w:r>
      <w:r w:rsidRPr="007F0843">
        <w:t xml:space="preserve"> is </w:t>
      </w:r>
      <w:r>
        <w:t>essentially</w:t>
      </w:r>
      <w:r w:rsidRPr="007F0843">
        <w:t xml:space="preserve"> the average</w:t>
      </w:r>
      <w:r w:rsidRPr="00F6343E">
        <w:rPr>
          <w:rStyle w:val="FootnoteReference"/>
          <w:position w:val="6"/>
          <w:sz w:val="28"/>
          <w:szCs w:val="28"/>
        </w:rPr>
        <w:footnoteReference w:id="10"/>
      </w:r>
      <w:r w:rsidRPr="007F0843">
        <w:t xml:space="preserve"> of the </w:t>
      </w:r>
      <w:r w:rsidRPr="007F0843">
        <w:rPr>
          <w:i/>
        </w:rPr>
        <w:t>n</w:t>
      </w:r>
      <w:r w:rsidRPr="007F0843">
        <w:t xml:space="preserve"> squared deviations from the mean, which are represented above by </w:t>
      </w:r>
      <w:r w:rsidRPr="00047C92">
        <w:rPr>
          <w:position w:val="-14"/>
        </w:rPr>
        <w:object w:dxaOrig="3280" w:dyaOrig="540">
          <v:shape id="_x0000_i1030" type="#_x0000_t75" style="width:164pt;height:27.35pt" o:ole="">
            <v:imagedata r:id="rId20" o:title=""/>
          </v:shape>
          <o:OLEObject Type="Embed" ProgID="Equation.3" ShapeID="_x0000_i1030" DrawAspect="Content" ObjectID="_1183207180" r:id="rId21"/>
        </w:object>
      </w:r>
      <w:r w:rsidRPr="007F0843">
        <w:t>.</w:t>
      </w:r>
    </w:p>
    <w:p w:rsidR="000D2384" w:rsidRPr="007F0843" w:rsidRDefault="000D2384" w:rsidP="000D2384">
      <w:pPr>
        <w:pStyle w:val="BodyText"/>
      </w:pPr>
    </w:p>
    <w:p w:rsidR="000D2384" w:rsidRPr="007F0843" w:rsidRDefault="000D2384" w:rsidP="000D2384">
      <w:pPr>
        <w:pStyle w:val="BodyText"/>
      </w:pPr>
      <w:r w:rsidRPr="007F0843">
        <w:t>The (</w:t>
      </w:r>
      <w:r w:rsidRPr="006D37B7">
        <w:rPr>
          <w:i/>
        </w:rPr>
        <w:t>sample</w:t>
      </w:r>
      <w:r w:rsidRPr="007F0843">
        <w:t xml:space="preserve">) </w:t>
      </w:r>
      <w:r w:rsidRPr="006D37B7">
        <w:rPr>
          <w:i/>
        </w:rPr>
        <w:t>standard deviation</w:t>
      </w:r>
      <w:r w:rsidRPr="007F0843">
        <w:t xml:space="preserve">, denoted by </w:t>
      </w:r>
      <w:r w:rsidRPr="007F0843">
        <w:rPr>
          <w:i/>
        </w:rPr>
        <w:t>s</w:t>
      </w:r>
      <w:r w:rsidRPr="007F0843">
        <w:t>, is defined as</w:t>
      </w:r>
    </w:p>
    <w:p w:rsidR="000D2384" w:rsidRPr="007F0843" w:rsidRDefault="000D2384" w:rsidP="000D2384">
      <w:pPr>
        <w:pStyle w:val="BodyText"/>
      </w:pPr>
    </w:p>
    <w:p w:rsidR="000D2384" w:rsidRPr="007F0843" w:rsidRDefault="000D2384" w:rsidP="000D2384">
      <w:pPr>
        <w:pStyle w:val="BodyText"/>
        <w:jc w:val="center"/>
      </w:pPr>
      <w:r w:rsidRPr="00047C92">
        <w:rPr>
          <w:position w:val="-42"/>
        </w:rPr>
        <w:object w:dxaOrig="4239" w:dyaOrig="1060">
          <v:shape id="_x0000_i1031" type="#_x0000_t75" style="width:212pt;height:53.35pt" o:ole="">
            <v:imagedata r:id="rId22" o:title=""/>
          </v:shape>
          <o:OLEObject Type="Embed" ProgID="Equation.3" ShapeID="_x0000_i1031" DrawAspect="Content" ObjectID="_1183207181" r:id="rId23"/>
        </w:object>
      </w:r>
    </w:p>
    <w:p w:rsidR="000D2384" w:rsidRPr="007F0843" w:rsidRDefault="000D2384" w:rsidP="000D2384">
      <w:pPr>
        <w:pStyle w:val="BodyText"/>
      </w:pPr>
    </w:p>
    <w:p w:rsidR="000D2384" w:rsidRPr="007F0843" w:rsidRDefault="000D2384" w:rsidP="000D2384">
      <w:pPr>
        <w:pStyle w:val="BodyText"/>
      </w:pPr>
      <w:proofErr w:type="gramStart"/>
      <w:r w:rsidRPr="007F0843">
        <w:t>which</w:t>
      </w:r>
      <w:proofErr w:type="gramEnd"/>
      <w:r w:rsidRPr="007F0843">
        <w:t xml:space="preserve"> is just the square root of the variance.</w:t>
      </w:r>
    </w:p>
    <w:p w:rsidR="000D2384" w:rsidRPr="00D15185" w:rsidRDefault="000D2384" w:rsidP="000D2384">
      <w:pPr>
        <w:pStyle w:val="BodyText"/>
      </w:pPr>
      <w:r w:rsidRPr="00D15185">
        <w:t xml:space="preserve">From the JMP summary for the GMAT data, the standard deviation </w:t>
      </w:r>
      <w:r w:rsidRPr="00D15185">
        <w:rPr>
          <w:i/>
        </w:rPr>
        <w:t>s</w:t>
      </w:r>
      <w:r w:rsidRPr="00D15185">
        <w:t xml:space="preserve"> =</w:t>
      </w:r>
    </w:p>
    <w:p w:rsidR="000D2384" w:rsidRDefault="000D2384" w:rsidP="000D2384">
      <w:pPr>
        <w:pStyle w:val="BodyText"/>
      </w:pPr>
    </w:p>
    <w:p w:rsidR="000D2384" w:rsidRPr="00D15185" w:rsidRDefault="000D2384" w:rsidP="000D2384">
      <w:pPr>
        <w:pStyle w:val="BodyText"/>
      </w:pPr>
      <w:r w:rsidRPr="00D15185">
        <w:t xml:space="preserve">From this we can deduce that the variance </w:t>
      </w:r>
      <w:r w:rsidRPr="00D15185">
        <w:rPr>
          <w:i/>
        </w:rPr>
        <w:t>s</w:t>
      </w:r>
      <w:r w:rsidRPr="00F6343E">
        <w:rPr>
          <w:vertAlign w:val="superscript"/>
        </w:rPr>
        <w:t>2</w:t>
      </w:r>
      <w:r w:rsidRPr="00D15185">
        <w:rPr>
          <w:vertAlign w:val="superscript"/>
        </w:rPr>
        <w:t xml:space="preserve"> </w:t>
      </w:r>
      <w:r w:rsidRPr="00D15185">
        <w:t>=</w:t>
      </w:r>
    </w:p>
    <w:p w:rsidR="000D2384" w:rsidRPr="00D15185" w:rsidRDefault="000D2384" w:rsidP="000D2384">
      <w:pPr>
        <w:pStyle w:val="BodyText"/>
      </w:pPr>
    </w:p>
    <w:p w:rsidR="00FE4B68" w:rsidRDefault="000D2384">
      <w:pPr>
        <w:pStyle w:val="BodyText"/>
      </w:pPr>
      <w:del w:id="70" w:author="Robert Stine" w:date="2009-07-13T18:27:00Z">
        <w:r w:rsidRPr="00D15185" w:rsidDel="00EA26C3">
          <w:delText>Note that s</w:delText>
        </w:r>
      </w:del>
      <w:ins w:id="71" w:author="Robert Stine" w:date="2009-07-13T18:27:00Z">
        <w:r>
          <w:t>S</w:t>
        </w:r>
      </w:ins>
      <w:r w:rsidRPr="00D15185">
        <w:t xml:space="preserve">ince one can easily obtain the </w:t>
      </w:r>
      <w:r>
        <w:t>standard deviation</w:t>
      </w:r>
      <w:r w:rsidRPr="00D15185">
        <w:t xml:space="preserve"> from the variance, and vice-versa, it suffices to report only one of them.</w:t>
      </w:r>
      <w:r w:rsidRPr="00F6343E">
        <w:rPr>
          <w:rStyle w:val="FootnoteReference"/>
          <w:position w:val="6"/>
          <w:sz w:val="28"/>
          <w:szCs w:val="28"/>
        </w:rPr>
        <w:footnoteReference w:id="11"/>
      </w:r>
    </w:p>
    <w:p w:rsidR="00FE4B68" w:rsidRDefault="00FE4B68">
      <w:pPr>
        <w:pStyle w:val="BodyText"/>
      </w:pPr>
    </w:p>
    <w:p w:rsidR="00FE4B68" w:rsidRDefault="000D2384">
      <w:pPr>
        <w:pStyle w:val="BodyText"/>
      </w:pPr>
      <w:r w:rsidRPr="00D15185">
        <w:t xml:space="preserve">Which of the following </w:t>
      </w:r>
      <w:ins w:id="72" w:author="Robert Stine" w:date="2009-07-13T18:28:00Z">
        <w:r>
          <w:t xml:space="preserve">two </w:t>
        </w:r>
      </w:ins>
      <w:r w:rsidRPr="00D15185">
        <w:t>set</w:t>
      </w:r>
      <w:ins w:id="73" w:author="Robert Stine" w:date="2009-07-13T18:28:00Z">
        <w:r>
          <w:t>s</w:t>
        </w:r>
      </w:ins>
      <w:r w:rsidRPr="00D15185">
        <w:t xml:space="preserve"> of five values will have a larger variance and standard deviation? Why?</w:t>
      </w:r>
    </w:p>
    <w:p w:rsidR="00FE4B68" w:rsidRDefault="00FE4B68">
      <w:pPr>
        <w:pStyle w:val="BodyText"/>
      </w:pPr>
    </w:p>
    <w:p w:rsidR="00FE4B68" w:rsidRDefault="000D2384">
      <w:pPr>
        <w:pStyle w:val="BodyText"/>
        <w:jc w:val="center"/>
      </w:pPr>
      <w:r w:rsidRPr="00D15185">
        <w:t>-2, -1, 0, 1, 2      or     -4, -2, 0, 2, 4</w:t>
      </w:r>
    </w:p>
    <w:p w:rsidR="000D2384" w:rsidRPr="00D15185" w:rsidRDefault="000D2384" w:rsidP="000D2384">
      <w:pPr>
        <w:pStyle w:val="BodyText"/>
      </w:pPr>
    </w:p>
    <w:p w:rsidR="000D2384" w:rsidRPr="00D15185" w:rsidRDefault="000D2384" w:rsidP="000D2384">
      <w:pPr>
        <w:pStyle w:val="BodyText"/>
      </w:pPr>
      <w:r w:rsidRPr="00D15185">
        <w:t>What aspect of the data is captured by the variance and the standard deviation?</w:t>
      </w:r>
    </w:p>
    <w:p w:rsidR="000D2384" w:rsidRPr="00D15185" w:rsidRDefault="000D2384" w:rsidP="000D2384">
      <w:pPr>
        <w:pStyle w:val="BodyText"/>
      </w:pPr>
    </w:p>
    <w:p w:rsidR="00FE4B68" w:rsidRDefault="000D2384">
      <w:pPr>
        <w:pStyle w:val="BodyText"/>
        <w:rPr>
          <w:del w:id="74" w:author="Robert Stine" w:date="2009-07-13T18:28:00Z"/>
        </w:rPr>
      </w:pPr>
      <w:r w:rsidRPr="00D15185">
        <w:t xml:space="preserve">What units ought </w:t>
      </w:r>
      <w:r>
        <w:t>to be attached to the variance?</w:t>
      </w:r>
      <w:ins w:id="75" w:author="Robert Stine" w:date="2009-07-13T18:28:00Z">
        <w:r>
          <w:t xml:space="preserve">  T</w:t>
        </w:r>
      </w:ins>
    </w:p>
    <w:p w:rsidR="000D2384" w:rsidRPr="00D15185" w:rsidRDefault="000D2384" w:rsidP="000D2384">
      <w:pPr>
        <w:pStyle w:val="BodyText"/>
      </w:pPr>
      <w:del w:id="76" w:author="Robert Stine" w:date="2009-07-13T18:28:00Z">
        <w:r w:rsidRPr="00D15185" w:rsidDel="00EA26C3">
          <w:delText>t</w:delText>
        </w:r>
      </w:del>
      <w:proofErr w:type="gramStart"/>
      <w:r w:rsidRPr="00D15185">
        <w:t>o</w:t>
      </w:r>
      <w:proofErr w:type="gramEnd"/>
      <w:r w:rsidRPr="00D15185">
        <w:t xml:space="preserve"> the standard deviation?</w:t>
      </w:r>
    </w:p>
    <w:p w:rsidR="000D2384" w:rsidRDefault="000D2384" w:rsidP="000D2384">
      <w:pPr>
        <w:pStyle w:val="BodyText"/>
        <w:numPr>
          <w:ins w:id="77" w:author="Robert Stine" w:date="2009-07-13T18:28:00Z"/>
        </w:numPr>
        <w:rPr>
          <w:ins w:id="78" w:author="Robert Stine" w:date="2009-07-13T18:28:00Z"/>
        </w:rPr>
      </w:pPr>
    </w:p>
    <w:p w:rsidR="000D2384" w:rsidRPr="00D15185" w:rsidRDefault="000D2384" w:rsidP="000D2384">
      <w:pPr>
        <w:pStyle w:val="BodyText"/>
      </w:pPr>
    </w:p>
    <w:p w:rsidR="00FE4B68" w:rsidRDefault="000D2384">
      <w:pPr>
        <w:pStyle w:val="BodyText"/>
      </w:pPr>
      <w:r w:rsidRPr="00D15185">
        <w:t xml:space="preserve">Which of the variance and standard deviation </w:t>
      </w:r>
      <w:r>
        <w:t>seems</w:t>
      </w:r>
      <w:r w:rsidRPr="00D15185">
        <w:t xml:space="preserve"> more understandable?</w:t>
      </w:r>
    </w:p>
    <w:p w:rsidR="00FE4B68" w:rsidRDefault="000D2384">
      <w:pPr>
        <w:pStyle w:val="Heading1"/>
      </w:pPr>
      <w:proofErr w:type="spellStart"/>
      <w:r w:rsidRPr="007D3F6F">
        <w:t>Quantiles</w:t>
      </w:r>
      <w:proofErr w:type="spellEnd"/>
    </w:p>
    <w:p w:rsidR="000D2384" w:rsidRPr="002B6E2D" w:rsidRDefault="000D2384" w:rsidP="000D2384">
      <w:pPr>
        <w:pStyle w:val="BodyText"/>
      </w:pPr>
      <w:proofErr w:type="spellStart"/>
      <w:r w:rsidRPr="002B6E2D">
        <w:t>Quantiles</w:t>
      </w:r>
      <w:proofErr w:type="spellEnd"/>
      <w:r w:rsidRPr="002B6E2D">
        <w:t xml:space="preserve"> are derived from the ordered data values. The </w:t>
      </w:r>
      <w:r w:rsidRPr="00A13C8B">
        <w:rPr>
          <w:i/>
        </w:rPr>
        <w:t xml:space="preserve">k% </w:t>
      </w:r>
      <w:proofErr w:type="spellStart"/>
      <w:r w:rsidRPr="00A13C8B">
        <w:rPr>
          <w:i/>
        </w:rPr>
        <w:t>quantile</w:t>
      </w:r>
      <w:proofErr w:type="spellEnd"/>
      <w:r w:rsidRPr="002B6E2D">
        <w:t xml:space="preserve"> (also called the </w:t>
      </w:r>
      <w:proofErr w:type="spellStart"/>
      <w:r w:rsidRPr="006D37B7">
        <w:rPr>
          <w:i/>
        </w:rPr>
        <w:t>k</w:t>
      </w:r>
      <w:r w:rsidRPr="006D37B7">
        <w:rPr>
          <w:i/>
          <w:vertAlign w:val="superscript"/>
        </w:rPr>
        <w:t>th</w:t>
      </w:r>
      <w:proofErr w:type="spellEnd"/>
      <w:r w:rsidRPr="006D37B7">
        <w:rPr>
          <w:i/>
        </w:rPr>
        <w:t xml:space="preserve"> percentile</w:t>
      </w:r>
      <w:r w:rsidRPr="002B6E2D">
        <w:t xml:space="preserve">) is a value that separates the bottom </w:t>
      </w:r>
      <w:r w:rsidRPr="00672386">
        <w:rPr>
          <w:i/>
        </w:rPr>
        <w:t>k</w:t>
      </w:r>
      <w:r w:rsidRPr="002B6E2D">
        <w:t xml:space="preserve"> percent of the ordered data from the top.</w:t>
      </w:r>
    </w:p>
    <w:p w:rsidR="000D2384" w:rsidRDefault="000D2384" w:rsidP="000D2384">
      <w:pPr>
        <w:pStyle w:val="BodyText"/>
      </w:pPr>
    </w:p>
    <w:p w:rsidR="000D2384" w:rsidRPr="003D1514" w:rsidRDefault="000D2384" w:rsidP="000D2384">
      <w:pPr>
        <w:pStyle w:val="BodyText"/>
      </w:pPr>
      <w:proofErr w:type="spellStart"/>
      <w:r w:rsidRPr="003D1514">
        <w:t>Quantiles</w:t>
      </w:r>
      <w:proofErr w:type="spellEnd"/>
      <w:r w:rsidRPr="003D1514">
        <w:t xml:space="preserve"> can be used both to capture the location of the data (instead of the mean), as well as measure the spread of data (instead of the standard deviation).</w:t>
      </w:r>
    </w:p>
    <w:p w:rsidR="000D2384" w:rsidRPr="003D1514" w:rsidRDefault="000D2384" w:rsidP="000D2384">
      <w:pPr>
        <w:pStyle w:val="BodyText"/>
      </w:pPr>
    </w:p>
    <w:p w:rsidR="000D2384" w:rsidRPr="003D1514" w:rsidRDefault="000D2384" w:rsidP="000D2384">
      <w:pPr>
        <w:pStyle w:val="BodyText"/>
      </w:pPr>
      <w:r w:rsidRPr="003D1514">
        <w:t>The most common</w:t>
      </w:r>
      <w:ins w:id="79" w:author="Robert Stine" w:date="2009-07-14T23:11:00Z">
        <w:r>
          <w:t xml:space="preserve"> </w:t>
        </w:r>
      </w:ins>
      <w:del w:id="80" w:author="Robert Stine" w:date="2009-07-14T23:11:00Z">
        <w:r w:rsidRPr="003D1514" w:rsidDel="007C2054">
          <w:delText xml:space="preserve">ly used </w:delText>
        </w:r>
      </w:del>
      <w:proofErr w:type="spellStart"/>
      <w:r w:rsidRPr="003D1514">
        <w:t>quantiles</w:t>
      </w:r>
      <w:proofErr w:type="spellEnd"/>
      <w:r w:rsidRPr="003D1514">
        <w:t xml:space="preserve"> are the median (50</w:t>
      </w:r>
      <w:r w:rsidRPr="003D1514">
        <w:rPr>
          <w:vertAlign w:val="superscript"/>
        </w:rPr>
        <w:t>th</w:t>
      </w:r>
      <w:r w:rsidRPr="003D1514">
        <w:t xml:space="preserve"> percentile), the first quartile Q</w:t>
      </w:r>
      <w:r w:rsidR="00E6176F" w:rsidRPr="00E6176F">
        <w:rPr>
          <w:vertAlign w:val="subscript"/>
          <w:rPrChange w:id="81" w:author="Robert Stine" w:date="2009-07-13T18:29:00Z">
            <w:rPr>
              <w:rFonts w:ascii="Times" w:hAnsi="Times"/>
              <w:b/>
              <w:bCs/>
              <w:smallCaps/>
              <w:sz w:val="32"/>
            </w:rPr>
          </w:rPrChange>
        </w:rPr>
        <w:t>1</w:t>
      </w:r>
      <w:r w:rsidRPr="003D1514">
        <w:t xml:space="preserve"> (25</w:t>
      </w:r>
      <w:r w:rsidRPr="003D1514">
        <w:rPr>
          <w:vertAlign w:val="superscript"/>
        </w:rPr>
        <w:t>th</w:t>
      </w:r>
      <w:r w:rsidRPr="003D1514">
        <w:t xml:space="preserve"> percentile), and the third quartile Q</w:t>
      </w:r>
      <w:r w:rsidR="00E6176F" w:rsidRPr="00E6176F">
        <w:rPr>
          <w:vertAlign w:val="subscript"/>
          <w:rPrChange w:id="82" w:author="Robert Stine" w:date="2009-07-13T18:29:00Z">
            <w:rPr>
              <w:rFonts w:ascii="Times" w:hAnsi="Times"/>
              <w:b/>
              <w:bCs/>
              <w:smallCaps/>
              <w:sz w:val="32"/>
            </w:rPr>
          </w:rPrChange>
        </w:rPr>
        <w:t>3</w:t>
      </w:r>
      <w:r w:rsidRPr="003D1514">
        <w:t xml:space="preserve"> (75</w:t>
      </w:r>
      <w:r w:rsidRPr="003D1514">
        <w:rPr>
          <w:vertAlign w:val="superscript"/>
        </w:rPr>
        <w:t>th</w:t>
      </w:r>
      <w:r w:rsidRPr="003D1514">
        <w:t xml:space="preserve"> percentile). How do these divide up the area on a histogram?</w:t>
      </w:r>
    </w:p>
    <w:p w:rsidR="000D2384" w:rsidRPr="003D1514" w:rsidRDefault="000D2384" w:rsidP="000D2384">
      <w:pPr>
        <w:pStyle w:val="BodyText"/>
      </w:pPr>
    </w:p>
    <w:p w:rsidR="000D2384" w:rsidRPr="003D1514" w:rsidRDefault="000D2384" w:rsidP="000D2384">
      <w:pPr>
        <w:pStyle w:val="BodyText"/>
      </w:pPr>
      <w:r w:rsidRPr="003D1514">
        <w:t>Which is a more appropriate measure of the center of data</w:t>
      </w:r>
      <w:r w:rsidRPr="003D1514">
        <w:rPr>
          <w:b/>
        </w:rPr>
        <w:t xml:space="preserve">, </w:t>
      </w:r>
      <w:r w:rsidRPr="003D1514">
        <w:t>the mean or the median?</w:t>
      </w:r>
    </w:p>
    <w:p w:rsidR="00FE4B68" w:rsidRDefault="00FE4B68">
      <w:pPr>
        <w:pStyle w:val="BodyText"/>
      </w:pPr>
    </w:p>
    <w:p w:rsidR="00FE4B68" w:rsidRDefault="000D2384">
      <w:pPr>
        <w:pStyle w:val="BodyText"/>
      </w:pPr>
      <w:r w:rsidRPr="003D1514">
        <w:t>For a right skewed distribution, which is larger</w:t>
      </w:r>
      <w:r w:rsidRPr="003D1514">
        <w:rPr>
          <w:b/>
        </w:rPr>
        <w:t xml:space="preserve">, </w:t>
      </w:r>
      <w:r w:rsidRPr="003D1514">
        <w:t>the mean or the median?</w:t>
      </w:r>
    </w:p>
    <w:p w:rsidR="00FE4B68" w:rsidRDefault="00FE4B68">
      <w:pPr>
        <w:pStyle w:val="BodyText"/>
      </w:pPr>
    </w:p>
    <w:p w:rsidR="00FE4B68" w:rsidRDefault="000D2384">
      <w:pPr>
        <w:pStyle w:val="BodyText"/>
      </w:pPr>
      <w:r w:rsidRPr="003D1514">
        <w:t xml:space="preserve">An alternative to the standard deviation as a measure of spread is the </w:t>
      </w:r>
      <w:proofErr w:type="spellStart"/>
      <w:r w:rsidRPr="006D37B7">
        <w:rPr>
          <w:i/>
        </w:rPr>
        <w:t>Interquartile</w:t>
      </w:r>
      <w:proofErr w:type="spellEnd"/>
      <w:r w:rsidRPr="006D37B7">
        <w:rPr>
          <w:i/>
        </w:rPr>
        <w:t xml:space="preserve"> Range</w:t>
      </w:r>
      <w:r w:rsidRPr="003D1514">
        <w:t>, defined as IQR = Q</w:t>
      </w:r>
      <w:r w:rsidR="00E6176F" w:rsidRPr="00E6176F">
        <w:rPr>
          <w:vertAlign w:val="subscript"/>
          <w:rPrChange w:id="83" w:author="Robert Stine" w:date="2009-07-13T18:29:00Z">
            <w:rPr/>
          </w:rPrChange>
        </w:rPr>
        <w:t>3</w:t>
      </w:r>
      <w:r w:rsidRPr="003D1514">
        <w:t xml:space="preserve"> – Q</w:t>
      </w:r>
      <w:r w:rsidR="00E6176F" w:rsidRPr="00E6176F">
        <w:rPr>
          <w:vertAlign w:val="subscript"/>
          <w:rPrChange w:id="84" w:author="Robert Stine" w:date="2009-07-13T18:29:00Z">
            <w:rPr/>
          </w:rPrChange>
        </w:rPr>
        <w:t>1</w:t>
      </w:r>
      <w:r w:rsidRPr="003D1514">
        <w:t>, which for the GMAT data is</w:t>
      </w:r>
      <w:r w:rsidRPr="00F50203">
        <w:rPr>
          <w:rStyle w:val="FootnoteReference"/>
          <w:position w:val="6"/>
          <w:sz w:val="28"/>
          <w:szCs w:val="28"/>
        </w:rPr>
        <w:footnoteReference w:id="12"/>
      </w:r>
    </w:p>
    <w:p w:rsidR="00FE4B68" w:rsidRDefault="00FE4B68">
      <w:pPr>
        <w:pStyle w:val="BodyText"/>
      </w:pPr>
    </w:p>
    <w:p w:rsidR="00FE4B68" w:rsidRDefault="000D2384">
      <w:pPr>
        <w:pStyle w:val="BodyText"/>
      </w:pPr>
      <w:r w:rsidRPr="003D1514">
        <w:t>What aspect of data is captured by the IQR?</w:t>
      </w:r>
    </w:p>
    <w:p w:rsidR="00FE4B68" w:rsidRDefault="000D2384">
      <w:pPr>
        <w:pStyle w:val="Heading1"/>
      </w:pPr>
      <w:proofErr w:type="spellStart"/>
      <w:r w:rsidRPr="007D3F6F">
        <w:t>Boxplots</w:t>
      </w:r>
      <w:proofErr w:type="spellEnd"/>
    </w:p>
    <w:p w:rsidR="000D2384" w:rsidRPr="00297544" w:rsidRDefault="000D2384" w:rsidP="000D2384">
      <w:pPr>
        <w:pStyle w:val="BodyText"/>
      </w:pPr>
      <w:r w:rsidRPr="00297544">
        <w:t xml:space="preserve">A </w:t>
      </w:r>
      <w:proofErr w:type="spellStart"/>
      <w:r w:rsidRPr="006D37B7">
        <w:rPr>
          <w:i/>
        </w:rPr>
        <w:t>boxplot</w:t>
      </w:r>
      <w:proofErr w:type="spellEnd"/>
      <w:r w:rsidRPr="00297544">
        <w:t xml:space="preserve"> is a visual summary of the data based on </w:t>
      </w:r>
      <w:proofErr w:type="spellStart"/>
      <w:r w:rsidRPr="00297544">
        <w:t>quantiles</w:t>
      </w:r>
      <w:proofErr w:type="spellEnd"/>
      <w:r w:rsidRPr="00297544">
        <w:t xml:space="preserve">. A </w:t>
      </w:r>
      <w:proofErr w:type="spellStart"/>
      <w:r w:rsidRPr="00297544">
        <w:t>boxplot</w:t>
      </w:r>
      <w:proofErr w:type="spellEnd"/>
      <w:r w:rsidRPr="00297544">
        <w:t xml:space="preserve"> makes it easy to relate the </w:t>
      </w:r>
      <w:proofErr w:type="spellStart"/>
      <w:r w:rsidRPr="00297544">
        <w:t>quantiles</w:t>
      </w:r>
      <w:proofErr w:type="spellEnd"/>
      <w:r w:rsidRPr="00297544">
        <w:t xml:space="preserve"> to the histogram.</w:t>
      </w:r>
    </w:p>
    <w:p w:rsidR="000D2384" w:rsidRPr="00297544" w:rsidRDefault="000D2384" w:rsidP="000D2384">
      <w:pPr>
        <w:pStyle w:val="BodyText"/>
      </w:pPr>
    </w:p>
    <w:p w:rsidR="000D2384" w:rsidRPr="00297544" w:rsidRDefault="000D2384" w:rsidP="000D2384">
      <w:pPr>
        <w:pStyle w:val="BodyText"/>
      </w:pPr>
      <w:r w:rsidRPr="00297544">
        <w:t xml:space="preserve">The main features of a </w:t>
      </w:r>
      <w:proofErr w:type="spellStart"/>
      <w:r w:rsidRPr="00297544">
        <w:t>boxplot</w:t>
      </w:r>
      <w:proofErr w:type="spellEnd"/>
      <w:r w:rsidRPr="00297544">
        <w:t xml:space="preserve"> identify the median, Q</w:t>
      </w:r>
      <w:r w:rsidR="00E6176F" w:rsidRPr="00E6176F">
        <w:rPr>
          <w:vertAlign w:val="subscript"/>
          <w:rPrChange w:id="85" w:author="Robert Stine" w:date="2009-07-14T16:45:00Z">
            <w:rPr>
              <w:rFonts w:ascii="Times" w:hAnsi="Times"/>
              <w:b/>
              <w:bCs/>
              <w:smallCaps/>
              <w:sz w:val="32"/>
            </w:rPr>
          </w:rPrChange>
        </w:rPr>
        <w:t>1</w:t>
      </w:r>
      <w:r w:rsidRPr="00297544">
        <w:t>, and Q</w:t>
      </w:r>
      <w:r w:rsidR="00E6176F" w:rsidRPr="00E6176F">
        <w:rPr>
          <w:vertAlign w:val="subscript"/>
          <w:rPrChange w:id="86" w:author="Robert Stine" w:date="2009-07-14T16:45:00Z">
            <w:rPr>
              <w:rFonts w:ascii="Times" w:hAnsi="Times"/>
              <w:b/>
              <w:bCs/>
              <w:smallCaps/>
              <w:sz w:val="32"/>
            </w:rPr>
          </w:rPrChange>
        </w:rPr>
        <w:t>3</w:t>
      </w:r>
      <w:r w:rsidRPr="00297544">
        <w:t>.</w:t>
      </w:r>
    </w:p>
    <w:p w:rsidR="000D2384" w:rsidRPr="00297544" w:rsidRDefault="000D2384" w:rsidP="000D2384">
      <w:pPr>
        <w:pStyle w:val="BodyText"/>
      </w:pPr>
    </w:p>
    <w:p w:rsidR="000D2384" w:rsidRPr="00297544" w:rsidRDefault="000D2384" w:rsidP="000D2384">
      <w:pPr>
        <w:pStyle w:val="BodyText"/>
        <w:rPr>
          <w:noProof/>
        </w:rPr>
      </w:pPr>
      <w:r w:rsidRPr="00297544">
        <w:t>These are displayed as follows (BBS, p. 12).</w:t>
      </w:r>
    </w:p>
    <w:p w:rsidR="000D2384" w:rsidRPr="0041581A" w:rsidRDefault="000D2384" w:rsidP="000D2384">
      <w:pPr>
        <w:pStyle w:val="BodyText"/>
        <w:rPr>
          <w:noProof/>
        </w:rPr>
      </w:pPr>
    </w:p>
    <w:p w:rsidR="000D2384" w:rsidRDefault="00B21259" w:rsidP="000D2384">
      <w:pPr>
        <w:pStyle w:val="BodyText"/>
        <w:jc w:val="center"/>
      </w:pPr>
      <w:r>
        <w:rPr>
          <w:noProof/>
        </w:rPr>
        <w:drawing>
          <wp:inline distT="0" distB="0" distL="0" distR="0">
            <wp:extent cx="3454400" cy="2065655"/>
            <wp:effectExtent l="2540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srcRect/>
                    <a:stretch>
                      <a:fillRect/>
                    </a:stretch>
                  </pic:blipFill>
                  <pic:spPr bwMode="auto">
                    <a:xfrm>
                      <a:off x="0" y="0"/>
                      <a:ext cx="3454400" cy="2065655"/>
                    </a:xfrm>
                    <a:prstGeom prst="rect">
                      <a:avLst/>
                    </a:prstGeom>
                    <a:noFill/>
                    <a:ln w="9525">
                      <a:noFill/>
                      <a:miter lim="800000"/>
                      <a:headEnd/>
                      <a:tailEnd/>
                    </a:ln>
                  </pic:spPr>
                </pic:pic>
              </a:graphicData>
            </a:graphic>
          </wp:inline>
        </w:drawing>
      </w:r>
    </w:p>
    <w:p w:rsidR="000D2384" w:rsidRPr="00297544" w:rsidRDefault="000D2384" w:rsidP="000D2384">
      <w:pPr>
        <w:pStyle w:val="BodyText"/>
      </w:pPr>
    </w:p>
    <w:p w:rsidR="000D2384" w:rsidRPr="00297544" w:rsidDel="000D3B76" w:rsidRDefault="000D2384" w:rsidP="000D2384">
      <w:pPr>
        <w:pStyle w:val="BodyText"/>
        <w:rPr>
          <w:noProof/>
        </w:rPr>
      </w:pPr>
      <w:r w:rsidRPr="00297544">
        <w:t xml:space="preserve">Remark: JMP calls this an “outlier </w:t>
      </w:r>
      <w:proofErr w:type="spellStart"/>
      <w:r w:rsidRPr="00297544">
        <w:t>boxplot</w:t>
      </w:r>
      <w:proofErr w:type="spellEnd"/>
      <w:r w:rsidRPr="00297544">
        <w:t>.” JMP also provides a “</w:t>
      </w:r>
      <w:proofErr w:type="spellStart"/>
      <w:r w:rsidRPr="00297544">
        <w:t>quantile</w:t>
      </w:r>
      <w:proofErr w:type="spellEnd"/>
      <w:r w:rsidRPr="00297544">
        <w:t xml:space="preserve"> </w:t>
      </w:r>
      <w:proofErr w:type="spellStart"/>
      <w:r w:rsidRPr="00297544">
        <w:t>boxplot</w:t>
      </w:r>
      <w:proofErr w:type="spellEnd"/>
      <w:r w:rsidRPr="00297544">
        <w:t>” which is similar.</w:t>
      </w:r>
    </w:p>
    <w:p w:rsidR="000D2384" w:rsidRPr="00592BC9" w:rsidRDefault="000D2384" w:rsidP="000D2384">
      <w:pPr>
        <w:pStyle w:val="Heading1"/>
      </w:pPr>
      <w:ins w:id="87" w:author="Robert Stine" w:date="2009-07-14T16:45:00Z">
        <w:r>
          <w:br w:type="page"/>
        </w:r>
      </w:ins>
      <w:r w:rsidRPr="00592BC9">
        <w:t xml:space="preserve">Prices of </w:t>
      </w:r>
      <w:del w:id="88" w:author="Robert Stine" w:date="2009-07-13T18:51:00Z">
        <w:r w:rsidRPr="00592BC9" w:rsidDel="00E905BE">
          <w:delText xml:space="preserve">GM </w:delText>
        </w:r>
      </w:del>
      <w:proofErr w:type="gramStart"/>
      <w:ins w:id="89" w:author="Robert Stine" w:date="2009-07-13T18:51:00Z">
        <w:r>
          <w:t>Microsoft</w:t>
        </w:r>
        <w:r w:rsidRPr="00592BC9">
          <w:t xml:space="preserve"> </w:t>
        </w:r>
      </w:ins>
      <w:r w:rsidRPr="00592BC9">
        <w:t>Stock</w:t>
      </w:r>
      <w:proofErr w:type="gramEnd"/>
      <w:r w:rsidRPr="00592BC9">
        <w:t xml:space="preserve"> (BBS, p. 23)</w:t>
      </w:r>
      <w:ins w:id="90" w:author="Robert Stine" w:date="2009-07-14T16:45:00Z">
        <w:r>
          <w:rPr>
            <w:rStyle w:val="FootnoteReference"/>
          </w:rPr>
          <w:footnoteReference w:id="13"/>
        </w:r>
      </w:ins>
    </w:p>
    <w:p w:rsidR="000D2384" w:rsidRPr="00A11A5A" w:rsidRDefault="000D2384" w:rsidP="000D2384">
      <w:pPr>
        <w:pStyle w:val="BodyText"/>
      </w:pPr>
      <w:r w:rsidRPr="00A11A5A">
        <w:t xml:space="preserve">Question: What is the risk associated with owning a stock like that of </w:t>
      </w:r>
      <w:del w:id="92" w:author="Robert Stine" w:date="2009-07-13T18:51:00Z">
        <w:r w:rsidRPr="00A11A5A" w:rsidDel="00E905BE">
          <w:delText>GM</w:delText>
        </w:r>
      </w:del>
      <w:ins w:id="93" w:author="Robert Stine" w:date="2009-07-13T18:51:00Z">
        <w:r>
          <w:t>Microsoft</w:t>
        </w:r>
      </w:ins>
      <w:r w:rsidRPr="00A11A5A">
        <w:t>?</w:t>
      </w:r>
    </w:p>
    <w:p w:rsidR="000D2384" w:rsidRPr="00A11A5A" w:rsidRDefault="000D2384" w:rsidP="000D2384">
      <w:pPr>
        <w:pStyle w:val="BodyText"/>
      </w:pPr>
    </w:p>
    <w:p w:rsidR="000D2384" w:rsidRPr="00A11A5A" w:rsidRDefault="000D2384" w:rsidP="000D2384">
      <w:pPr>
        <w:pStyle w:val="BodyText"/>
      </w:pPr>
      <w:r w:rsidRPr="00A11A5A">
        <w:t xml:space="preserve">The Excel file </w:t>
      </w:r>
      <w:del w:id="94" w:author="Robert Stine" w:date="2009-07-13T18:51:00Z">
        <w:r w:rsidRPr="00A11A5A" w:rsidDel="00E905BE">
          <w:rPr>
            <w:i/>
          </w:rPr>
          <w:delText>GM</w:delText>
        </w:r>
      </w:del>
      <w:ins w:id="95" w:author="Robert Stine" w:date="2009-07-13T18:51:00Z">
        <w:r>
          <w:rPr>
            <w:i/>
          </w:rPr>
          <w:t>Microsoft</w:t>
        </w:r>
      </w:ins>
      <w:r w:rsidRPr="00A11A5A">
        <w:rPr>
          <w:i/>
        </w:rPr>
        <w:t>.XLS</w:t>
      </w:r>
      <w:r w:rsidRPr="00A11A5A">
        <w:t xml:space="preserve"> contains daily closing prices </w:t>
      </w:r>
      <w:ins w:id="96" w:author="Robert Stine" w:date="2009-07-13T18:51:00Z">
        <w:r>
          <w:t xml:space="preserve">from 2004 through 2008 </w:t>
        </w:r>
      </w:ins>
      <w:r w:rsidRPr="00A11A5A">
        <w:t xml:space="preserve">on a share of </w:t>
      </w:r>
      <w:del w:id="97" w:author="Robert Stine" w:date="2009-07-13T18:51:00Z">
        <w:r w:rsidRPr="00A11A5A" w:rsidDel="001E01C8">
          <w:delText xml:space="preserve">GM </w:delText>
        </w:r>
      </w:del>
      <w:ins w:id="98" w:author="Robert Stine" w:date="2009-07-13T18:51:00Z">
        <w:r>
          <w:t>Microsoft</w:t>
        </w:r>
        <w:r w:rsidRPr="00A11A5A">
          <w:t xml:space="preserve"> </w:t>
        </w:r>
      </w:ins>
      <w:r w:rsidRPr="00A11A5A">
        <w:t>stock</w:t>
      </w:r>
      <w:del w:id="99" w:author="Robert Stine" w:date="2009-07-14T16:45:00Z">
        <w:r w:rsidRPr="00A11A5A" w:rsidDel="00AD7A8E">
          <w:delText xml:space="preserve">. </w:delText>
        </w:r>
      </w:del>
      <w:del w:id="100" w:author="Robert Stine" w:date="2009-07-13T18:52:00Z">
        <w:r w:rsidRPr="00A11A5A" w:rsidDel="001E01C8">
          <w:delText xml:space="preserve">The worksheet </w:delText>
        </w:r>
        <w:r w:rsidRPr="001B679B" w:rsidDel="001E01C8">
          <w:delText>GM92</w:delText>
        </w:r>
        <w:r w:rsidRPr="00A11A5A" w:rsidDel="001E01C8">
          <w:delText xml:space="preserve"> contains 1992-1993 data and </w:delText>
        </w:r>
        <w:r w:rsidRPr="001B679B" w:rsidDel="001E01C8">
          <w:delText>GM87</w:delText>
        </w:r>
        <w:r w:rsidRPr="00A11A5A" w:rsidDel="001E01C8">
          <w:delText xml:space="preserve"> contains 1987-1988 data</w:delText>
        </w:r>
      </w:del>
      <w:r w:rsidRPr="00A11A5A">
        <w:t>.</w:t>
      </w:r>
    </w:p>
    <w:p w:rsidR="000D2384" w:rsidRPr="00A11A5A" w:rsidRDefault="000D2384" w:rsidP="000D2384">
      <w:pPr>
        <w:pStyle w:val="BodyText"/>
      </w:pPr>
    </w:p>
    <w:p w:rsidR="000D2384" w:rsidRPr="00A11A5A" w:rsidRDefault="000D2384" w:rsidP="000D2384">
      <w:pPr>
        <w:pStyle w:val="BodyText"/>
      </w:pPr>
      <w:r w:rsidRPr="00A11A5A">
        <w:t xml:space="preserve">Let’s use the JMP command Open </w:t>
      </w:r>
      <w:del w:id="101" w:author="Robert Stine" w:date="2009-07-14T16:46:00Z">
        <w:r w:rsidRPr="00A11A5A" w:rsidDel="00AD7A8E">
          <w:delText xml:space="preserve">to select </w:delText>
        </w:r>
        <w:r w:rsidRPr="001B679B" w:rsidDel="00AD7A8E">
          <w:delText>GM92</w:delText>
        </w:r>
      </w:del>
      <w:ins w:id="102" w:author="Robert Stine" w:date="2009-07-14T16:46:00Z">
        <w:r>
          <w:t>to see these data</w:t>
        </w:r>
      </w:ins>
      <w:r w:rsidRPr="00A11A5A">
        <w:t xml:space="preserve"> and study the </w:t>
      </w:r>
      <w:del w:id="103" w:author="Robert Stine" w:date="2009-07-14T23:12:00Z">
        <w:r w:rsidRPr="007C2054" w:rsidDel="007C2054">
          <w:delText xml:space="preserve">variable </w:delText>
        </w:r>
      </w:del>
      <w:ins w:id="104" w:author="Robert Stine" w:date="2009-07-14T23:12:00Z">
        <w:r w:rsidR="00E6176F" w:rsidRPr="00E6176F">
          <w:rPr>
            <w:rPrChange w:id="105" w:author="Robert Stine" w:date="2009-07-14T23:12:00Z">
              <w:rPr>
                <w:rFonts w:ascii="Times" w:hAnsi="Times"/>
                <w:b/>
                <w:bCs/>
                <w:i/>
                <w:smallCaps/>
                <w:sz w:val="32"/>
              </w:rPr>
            </w:rPrChange>
          </w:rPr>
          <w:t>p</w:t>
        </w:r>
      </w:ins>
      <w:del w:id="106" w:author="Robert Stine" w:date="2009-07-14T23:12:00Z">
        <w:r w:rsidRPr="007C2054" w:rsidDel="007C2054">
          <w:delText>P</w:delText>
        </w:r>
      </w:del>
      <w:r w:rsidRPr="007C2054">
        <w:t>ri</w:t>
      </w:r>
      <w:r w:rsidR="00E6176F" w:rsidRPr="00E6176F">
        <w:rPr>
          <w:rPrChange w:id="107" w:author="Robert Stine" w:date="2009-07-14T23:12:00Z">
            <w:rPr>
              <w:rFonts w:ascii="Times" w:hAnsi="Times"/>
              <w:b/>
              <w:bCs/>
              <w:smallCaps/>
              <w:sz w:val="32"/>
            </w:rPr>
          </w:rPrChange>
        </w:rPr>
        <w:t>ce</w:t>
      </w:r>
      <w:ins w:id="108" w:author="Robert Stine" w:date="2009-07-14T23:12:00Z">
        <w:r>
          <w:t xml:space="preserve"> of this stock.</w:t>
        </w:r>
      </w:ins>
      <w:del w:id="109" w:author="Robert Stine" w:date="2009-07-14T23:12:00Z">
        <w:r w:rsidRPr="00A11A5A" w:rsidDel="007C2054">
          <w:delText>.</w:delText>
        </w:r>
      </w:del>
    </w:p>
    <w:p w:rsidR="000D2384" w:rsidRPr="00A11A5A" w:rsidRDefault="000D2384" w:rsidP="000D2384">
      <w:pPr>
        <w:pStyle w:val="BodyText"/>
      </w:pPr>
    </w:p>
    <w:p w:rsidR="000D2384" w:rsidRDefault="00FE4B68" w:rsidP="000D2384">
      <w:pPr>
        <w:pStyle w:val="BodyText"/>
        <w:jc w:val="center"/>
        <w:rPr>
          <w:ins w:id="110" w:author="Robert Stine" w:date="2009-07-13T18:53:00Z"/>
        </w:rPr>
      </w:pPr>
      <w:ins w:id="111" w:author="Robert Stine" w:date="2009-07-17T15:22:00Z">
        <w:r w:rsidRPr="00FE4B68">
          <w:drawing>
            <wp:inline distT="0" distB="0" distL="0" distR="0">
              <wp:extent cx="6603365" cy="2751402"/>
              <wp:effectExtent l="25400" t="0" r="635" b="0"/>
              <wp:docPr id="16" name="Picture 17" descr=":::::Desktop:temp.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temp.tiff"/>
                      <pic:cNvPicPr>
                        <a:picLocks noChangeAspect="1" noChangeArrowheads="1"/>
                      </pic:cNvPicPr>
                    </pic:nvPicPr>
                    <pic:blipFill>
                      <a:blip r:embed="rId25"/>
                      <a:srcRect/>
                      <a:stretch>
                        <a:fillRect/>
                      </a:stretch>
                    </pic:blipFill>
                    <pic:spPr bwMode="auto">
                      <a:xfrm>
                        <a:off x="0" y="0"/>
                        <a:ext cx="6603365" cy="2751402"/>
                      </a:xfrm>
                      <a:prstGeom prst="rect">
                        <a:avLst/>
                      </a:prstGeom>
                      <a:noFill/>
                      <a:ln w="9525">
                        <a:noFill/>
                        <a:miter lim="800000"/>
                        <a:headEnd/>
                        <a:tailEnd/>
                      </a:ln>
                    </pic:spPr>
                  </pic:pic>
                </a:graphicData>
              </a:graphic>
            </wp:inline>
          </w:drawing>
        </w:r>
      </w:ins>
      <w:del w:id="112" w:author="Robert Stine" w:date="2009-07-17T15:22:00Z">
        <w:r w:rsidR="00B21259" w:rsidDel="00FE4B68">
          <w:rPr>
            <w:noProof/>
          </w:rPr>
          <w:drawing>
            <wp:inline distT="0" distB="0" distL="0" distR="0">
              <wp:extent cx="4394200" cy="2675255"/>
              <wp:effectExtent l="2540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4394200" cy="2675255"/>
                      </a:xfrm>
                      <a:prstGeom prst="rect">
                        <a:avLst/>
                      </a:prstGeom>
                      <a:noFill/>
                      <a:ln w="9525">
                        <a:noFill/>
                        <a:miter lim="800000"/>
                        <a:headEnd/>
                        <a:tailEnd/>
                      </a:ln>
                    </pic:spPr>
                  </pic:pic>
                </a:graphicData>
              </a:graphic>
            </wp:inline>
          </w:drawing>
        </w:r>
      </w:del>
    </w:p>
    <w:p w:rsidR="00FE4B68" w:rsidDel="00FE4B68" w:rsidRDefault="00FE4B68">
      <w:pPr>
        <w:pStyle w:val="BodyText"/>
        <w:numPr>
          <w:ins w:id="113" w:author="Robert Stine" w:date="2009-07-13T18:53:00Z"/>
        </w:numPr>
        <w:rPr>
          <w:del w:id="114" w:author="Robert Stine" w:date="2009-07-17T15:22:00Z"/>
        </w:rPr>
        <w:pPrChange w:id="115" w:author="Robert Stine" w:date="2009-07-14T17:05:00Z">
          <w:pPr>
            <w:pStyle w:val="BodyText"/>
            <w:jc w:val="center"/>
          </w:pPr>
        </w:pPrChange>
      </w:pPr>
    </w:p>
    <w:p w:rsidR="000D2384" w:rsidRPr="00A11A5A" w:rsidRDefault="000D2384" w:rsidP="000D2384">
      <w:pPr>
        <w:pStyle w:val="BodyText"/>
        <w:rPr>
          <w:noProof/>
        </w:rPr>
      </w:pPr>
      <w:r w:rsidRPr="00A11A5A">
        <w:rPr>
          <w:noProof/>
        </w:rPr>
        <w:t>Because the prices form a time series (</w:t>
      </w:r>
      <w:r w:rsidR="00E6176F" w:rsidRPr="00E6176F">
        <w:rPr>
          <w:i/>
          <w:noProof/>
          <w:rPrChange w:id="116" w:author="Robert Stine" w:date="2009-07-14T23:12:00Z">
            <w:rPr>
              <w:noProof/>
            </w:rPr>
          </w:rPrChange>
        </w:rPr>
        <w:t>i.e</w:t>
      </w:r>
      <w:r w:rsidRPr="00A11A5A">
        <w:rPr>
          <w:noProof/>
        </w:rPr>
        <w:t>., a sequence of observations that are ordered in time), we begin with a time series plot (BBS, pp. 24-25).</w:t>
      </w:r>
      <w:r w:rsidRPr="008F2095">
        <w:rPr>
          <w:rStyle w:val="FootnoteReference"/>
          <w:noProof/>
          <w:position w:val="6"/>
          <w:sz w:val="28"/>
          <w:szCs w:val="28"/>
        </w:rPr>
        <w:footnoteReference w:id="14"/>
      </w:r>
    </w:p>
    <w:p w:rsidR="000D2384" w:rsidRPr="00A11A5A" w:rsidRDefault="000D2384" w:rsidP="000D2384">
      <w:pPr>
        <w:pStyle w:val="BodyText"/>
        <w:rPr>
          <w:noProof/>
        </w:rPr>
      </w:pPr>
    </w:p>
    <w:p w:rsidR="000D2384" w:rsidRPr="00D76619" w:rsidRDefault="000D2384" w:rsidP="000D2384">
      <w:pPr>
        <w:pStyle w:val="ExhibitTitle"/>
      </w:pPr>
      <w:del w:id="126" w:author="Robert Stine" w:date="2009-07-13T18:53:00Z">
        <w:r w:rsidRPr="00D76619" w:rsidDel="001E01C8">
          <w:rPr>
            <w:sz w:val="36"/>
            <w:szCs w:val="36"/>
          </w:rPr>
          <w:delText xml:space="preserve">GM </w:delText>
        </w:r>
      </w:del>
      <w:r w:rsidRPr="00D76619">
        <w:rPr>
          <w:sz w:val="36"/>
          <w:szCs w:val="36"/>
        </w:rPr>
        <w:t>Daily Price</w:t>
      </w:r>
      <w:ins w:id="127" w:author="Robert Stine" w:date="2009-07-13T18:53:00Z">
        <w:r>
          <w:rPr>
            <w:sz w:val="36"/>
            <w:szCs w:val="36"/>
          </w:rPr>
          <w:t>s</w:t>
        </w:r>
      </w:ins>
      <w:r w:rsidRPr="00D76619">
        <w:rPr>
          <w:sz w:val="36"/>
          <w:szCs w:val="36"/>
        </w:rPr>
        <w:t xml:space="preserve"> </w:t>
      </w:r>
      <w:ins w:id="128" w:author="Robert Stine" w:date="2009-07-14T23:13:00Z">
        <w:r>
          <w:rPr>
            <w:sz w:val="36"/>
            <w:szCs w:val="36"/>
          </w:rPr>
          <w:t xml:space="preserve">of Microsoft, </w:t>
        </w:r>
      </w:ins>
      <w:del w:id="129" w:author="Robert Stine" w:date="2009-07-13T18:54:00Z">
        <w:r w:rsidRPr="00D76619" w:rsidDel="001E01C8">
          <w:rPr>
            <w:sz w:val="36"/>
            <w:szCs w:val="36"/>
          </w:rPr>
          <w:delText>1992-1993</w:delText>
        </w:r>
      </w:del>
      <w:ins w:id="130" w:author="Robert Stine" w:date="2009-07-13T18:54:00Z">
        <w:r>
          <w:rPr>
            <w:sz w:val="36"/>
            <w:szCs w:val="36"/>
          </w:rPr>
          <w:t>2004-2008</w:t>
        </w:r>
      </w:ins>
    </w:p>
    <w:p w:rsidR="00FE4B68" w:rsidRDefault="00FE4B68">
      <w:pPr>
        <w:widowControl w:val="0"/>
        <w:numPr>
          <w:ins w:id="131" w:author="Robert Stine" w:date="2009-07-13T18:56:00Z"/>
        </w:numPr>
        <w:autoSpaceDE w:val="0"/>
        <w:autoSpaceDN w:val="0"/>
        <w:adjustRightInd w:val="0"/>
        <w:jc w:val="center"/>
        <w:rPr>
          <w:ins w:id="132" w:author="Robert Stine" w:date="2009-07-13T18:56:00Z"/>
          <w:rFonts w:ascii="Lucida Grande" w:hAnsi="Lucida Grande" w:cs="Lucida Grande"/>
          <w:color w:val="000000"/>
          <w:sz w:val="24"/>
          <w:szCs w:val="24"/>
        </w:rPr>
        <w:pPrChange w:id="133" w:author="Robert Stine" w:date="2009-07-13T18:58:00Z">
          <w:pPr>
            <w:widowControl w:val="0"/>
            <w:autoSpaceDE w:val="0"/>
            <w:autoSpaceDN w:val="0"/>
            <w:adjustRightInd w:val="0"/>
          </w:pPr>
        </w:pPrChange>
      </w:pPr>
      <w:ins w:id="134" w:author="Robert Stine" w:date="2009-07-13T18:56:00Z">
        <w:r>
          <w:rPr>
            <w:rFonts w:ascii="Lucida Grande" w:hAnsi="Lucida Grande" w:cs="Lucida Grande"/>
            <w:noProof/>
            <w:color w:val="000000"/>
            <w:sz w:val="24"/>
            <w:szCs w:val="24"/>
            <w:rPrChange w:id="135" w:author="Unknown">
              <w:rPr>
                <w:noProof/>
              </w:rPr>
            </w:rPrChange>
          </w:rPr>
          <w:drawing>
            <wp:inline distT="0" distB="0" distL="0" distR="0">
              <wp:extent cx="4902200" cy="2235200"/>
              <wp:effectExtent l="2540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srcRect/>
                      <a:stretch>
                        <a:fillRect/>
                      </a:stretch>
                    </pic:blipFill>
                    <pic:spPr bwMode="auto">
                      <a:xfrm>
                        <a:off x="0" y="0"/>
                        <a:ext cx="4902200" cy="2235200"/>
                      </a:xfrm>
                      <a:prstGeom prst="rect">
                        <a:avLst/>
                      </a:prstGeom>
                      <a:noFill/>
                      <a:ln w="9525">
                        <a:noFill/>
                        <a:miter lim="800000"/>
                        <a:headEnd/>
                        <a:tailEnd/>
                      </a:ln>
                    </pic:spPr>
                  </pic:pic>
                </a:graphicData>
              </a:graphic>
            </wp:inline>
          </w:drawing>
        </w:r>
      </w:ins>
      <w:ins w:id="136" w:author="Robert Stine" w:date="2009-07-13T18:58:00Z">
        <w:r w:rsidR="000D2384" w:rsidRPr="001E01C8">
          <w:t xml:space="preserve"> </w:t>
        </w:r>
        <w:r>
          <w:rPr>
            <w:rFonts w:ascii="Lucida Grande" w:hAnsi="Lucida Grande" w:cs="Lucida Grande"/>
            <w:noProof/>
            <w:color w:val="000000"/>
            <w:sz w:val="24"/>
            <w:szCs w:val="24"/>
            <w:rPrChange w:id="137" w:author="Unknown">
              <w:rPr>
                <w:noProof/>
              </w:rPr>
            </w:rPrChange>
          </w:rPr>
          <w:drawing>
            <wp:inline distT="0" distB="0" distL="0" distR="0">
              <wp:extent cx="1600200" cy="22942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1600200" cy="2294255"/>
                      </a:xfrm>
                      <a:prstGeom prst="rect">
                        <a:avLst/>
                      </a:prstGeom>
                      <a:noFill/>
                      <a:ln w="9525">
                        <a:noFill/>
                        <a:miter lim="800000"/>
                        <a:headEnd/>
                        <a:tailEnd/>
                      </a:ln>
                    </pic:spPr>
                  </pic:pic>
                </a:graphicData>
              </a:graphic>
            </wp:inline>
          </w:drawing>
        </w:r>
      </w:ins>
    </w:p>
    <w:p w:rsidR="000D2384" w:rsidRPr="00A55217" w:rsidDel="007C2054" w:rsidRDefault="00FE4B68" w:rsidP="000D2384">
      <w:pPr>
        <w:widowControl w:val="0"/>
        <w:autoSpaceDE w:val="0"/>
        <w:autoSpaceDN w:val="0"/>
        <w:adjustRightInd w:val="0"/>
        <w:ind w:right="-360"/>
        <w:jc w:val="center"/>
        <w:rPr>
          <w:del w:id="138" w:author="Robert Stine" w:date="2009-07-14T23:13:00Z"/>
          <w:szCs w:val="24"/>
        </w:rPr>
      </w:pPr>
      <w:del w:id="139" w:author="Robert Stine" w:date="2009-07-13T18:56:00Z">
        <w:r>
          <w:rPr>
            <w:noProof/>
          </w:rPr>
          <w:drawing>
            <wp:inline distT="0" distB="0" distL="0" distR="0">
              <wp:extent cx="5486400" cy="2082800"/>
              <wp:effectExtent l="2540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486400" cy="2082800"/>
                      </a:xfrm>
                      <a:prstGeom prst="rect">
                        <a:avLst/>
                      </a:prstGeom>
                      <a:noFill/>
                      <a:ln w="9525">
                        <a:noFill/>
                        <a:miter lim="800000"/>
                        <a:headEnd/>
                        <a:tailEnd/>
                      </a:ln>
                    </pic:spPr>
                  </pic:pic>
                </a:graphicData>
              </a:graphic>
            </wp:inline>
          </w:drawing>
        </w:r>
      </w:del>
      <w:del w:id="140" w:author="Robert Stine" w:date="2009-07-13T18:57:00Z">
        <w:r>
          <w:rPr>
            <w:noProof/>
          </w:rPr>
          <w:drawing>
            <wp:inline distT="0" distB="0" distL="0" distR="0">
              <wp:extent cx="1354455" cy="2099945"/>
              <wp:effectExtent l="2540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1354455" cy="2099945"/>
                      </a:xfrm>
                      <a:prstGeom prst="rect">
                        <a:avLst/>
                      </a:prstGeom>
                      <a:noFill/>
                      <a:ln w="9525">
                        <a:noFill/>
                        <a:miter lim="800000"/>
                        <a:headEnd/>
                        <a:tailEnd/>
                      </a:ln>
                    </pic:spPr>
                  </pic:pic>
                </a:graphicData>
              </a:graphic>
            </wp:inline>
          </w:drawing>
        </w:r>
      </w:del>
    </w:p>
    <w:p w:rsidR="000D2384" w:rsidRDefault="000D2384" w:rsidP="000D2384">
      <w:pPr>
        <w:pStyle w:val="BodyText"/>
      </w:pPr>
    </w:p>
    <w:p w:rsidR="000D2384" w:rsidRPr="00077C55" w:rsidRDefault="000D2384" w:rsidP="000D2384">
      <w:pPr>
        <w:pStyle w:val="BodyText"/>
      </w:pPr>
      <w:r w:rsidRPr="00077C55">
        <w:t>Note the meandering behavior</w:t>
      </w:r>
      <w:r w:rsidRPr="008F2095">
        <w:rPr>
          <w:rStyle w:val="FootnoteReference"/>
          <w:position w:val="6"/>
          <w:sz w:val="28"/>
          <w:szCs w:val="28"/>
        </w:rPr>
        <w:footnoteReference w:id="15"/>
      </w:r>
      <w:r w:rsidRPr="00077C55">
        <w:t xml:space="preserve"> of this time series</w:t>
      </w:r>
      <w:r>
        <w:t>.</w:t>
      </w:r>
    </w:p>
    <w:p w:rsidR="000D2384" w:rsidRPr="00077C55" w:rsidRDefault="000D2384" w:rsidP="000D2384">
      <w:pPr>
        <w:pStyle w:val="BodyText"/>
      </w:pPr>
    </w:p>
    <w:p w:rsidR="000D2384" w:rsidRPr="00077C55" w:rsidRDefault="000D2384" w:rsidP="000D2384">
      <w:pPr>
        <w:pStyle w:val="BodyText"/>
      </w:pPr>
      <w:r w:rsidRPr="00077C55">
        <w:t xml:space="preserve">Successive draws do not stray too far from each other. This is a manifestation of sequential </w:t>
      </w:r>
      <w:r w:rsidRPr="00B87D72">
        <w:rPr>
          <w:i/>
        </w:rPr>
        <w:t>dependence</w:t>
      </w:r>
      <w:r w:rsidRPr="00077C55">
        <w:t xml:space="preserve">. The price each day </w:t>
      </w:r>
      <w:r w:rsidRPr="00D142C9">
        <w:rPr>
          <w:i/>
        </w:rPr>
        <w:t>depends</w:t>
      </w:r>
      <w:r w:rsidRPr="00077C55">
        <w:t xml:space="preserve"> on the price the previous day.</w:t>
      </w:r>
    </w:p>
    <w:p w:rsidR="00FE4B68" w:rsidRDefault="00FE4B68">
      <w:pPr>
        <w:pStyle w:val="BodyText"/>
        <w:rPr>
          <w:del w:id="146" w:author="Robert Stine" w:date="2009-07-13T19:01:00Z"/>
        </w:rPr>
      </w:pPr>
    </w:p>
    <w:p w:rsidR="00FE4B68" w:rsidRDefault="00FE4B68">
      <w:pPr>
        <w:pStyle w:val="BodyText"/>
        <w:rPr>
          <w:del w:id="147" w:author="Robert Stine" w:date="2009-07-13T18:58:00Z"/>
        </w:rPr>
      </w:pPr>
    </w:p>
    <w:p w:rsidR="000D2384" w:rsidRDefault="000D2384" w:rsidP="000D2384">
      <w:pPr>
        <w:pStyle w:val="BodyText"/>
      </w:pPr>
      <w:r>
        <w:t xml:space="preserve">To see what this data would look like without the sequential dependence, let’s randomly shuffle the order of </w:t>
      </w:r>
      <w:r w:rsidRPr="00A4593D">
        <w:t>Price</w:t>
      </w:r>
      <w:r>
        <w:t>.</w:t>
      </w:r>
      <w:r w:rsidRPr="008F2095">
        <w:rPr>
          <w:rStyle w:val="FootnoteReference"/>
          <w:position w:val="6"/>
          <w:sz w:val="28"/>
          <w:szCs w:val="28"/>
        </w:rPr>
        <w:footnoteReference w:id="16"/>
      </w:r>
      <w:r>
        <w:t xml:space="preserve"> A time series plot of Shuffled Price looks like </w:t>
      </w:r>
    </w:p>
    <w:p w:rsidR="000D2384" w:rsidDel="00BE3F9E" w:rsidRDefault="000D2384" w:rsidP="000D2384">
      <w:pPr>
        <w:pStyle w:val="BodyText"/>
        <w:rPr>
          <w:del w:id="148" w:author="Robert Stine" w:date="2009-07-13T19:02:00Z"/>
        </w:rPr>
      </w:pPr>
    </w:p>
    <w:p w:rsidR="00FE4B68" w:rsidRDefault="00FE4B68">
      <w:pPr>
        <w:widowControl w:val="0"/>
        <w:numPr>
          <w:ins w:id="149" w:author="Robert Stine" w:date="2009-07-13T19:00:00Z"/>
        </w:numPr>
        <w:autoSpaceDE w:val="0"/>
        <w:autoSpaceDN w:val="0"/>
        <w:adjustRightInd w:val="0"/>
        <w:jc w:val="center"/>
        <w:rPr>
          <w:ins w:id="150" w:author="Robert Stine" w:date="2009-07-13T19:00:00Z"/>
          <w:rFonts w:ascii="Lucida Grande" w:hAnsi="Lucida Grande" w:cs="Lucida Grande"/>
          <w:color w:val="000000"/>
          <w:sz w:val="24"/>
          <w:szCs w:val="24"/>
        </w:rPr>
        <w:pPrChange w:id="151" w:author="Robert Stine" w:date="2009-07-13T19:01:00Z">
          <w:pPr>
            <w:widowControl w:val="0"/>
            <w:autoSpaceDE w:val="0"/>
            <w:autoSpaceDN w:val="0"/>
            <w:adjustRightInd w:val="0"/>
          </w:pPr>
        </w:pPrChange>
      </w:pPr>
      <w:ins w:id="152" w:author="Robert Stine" w:date="2009-07-13T19:00:00Z">
        <w:r>
          <w:rPr>
            <w:rFonts w:ascii="Lucida Grande" w:hAnsi="Lucida Grande" w:cs="Lucida Grande"/>
            <w:noProof/>
            <w:color w:val="000000"/>
            <w:sz w:val="24"/>
            <w:szCs w:val="24"/>
            <w:rPrChange w:id="153" w:author="Unknown">
              <w:rPr>
                <w:noProof/>
              </w:rPr>
            </w:rPrChange>
          </w:rPr>
          <w:drawing>
            <wp:inline distT="0" distB="0" distL="0" distR="0">
              <wp:extent cx="4622800" cy="2133600"/>
              <wp:effectExtent l="2540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a:stretch>
                        <a:fillRect/>
                      </a:stretch>
                    </pic:blipFill>
                    <pic:spPr bwMode="auto">
                      <a:xfrm>
                        <a:off x="0" y="0"/>
                        <a:ext cx="4622800" cy="2133600"/>
                      </a:xfrm>
                      <a:prstGeom prst="rect">
                        <a:avLst/>
                      </a:prstGeom>
                      <a:noFill/>
                      <a:ln w="9525">
                        <a:noFill/>
                        <a:miter lim="800000"/>
                        <a:headEnd/>
                        <a:tailEnd/>
                      </a:ln>
                    </pic:spPr>
                  </pic:pic>
                </a:graphicData>
              </a:graphic>
            </wp:inline>
          </w:drawing>
        </w:r>
      </w:ins>
      <w:ins w:id="154" w:author="Robert Stine" w:date="2009-07-13T19:01:00Z">
        <w:r>
          <w:rPr>
            <w:rFonts w:ascii="Lucida Grande" w:hAnsi="Lucida Grande" w:cs="Lucida Grande"/>
            <w:noProof/>
            <w:color w:val="000000"/>
            <w:sz w:val="24"/>
            <w:szCs w:val="24"/>
            <w:rPrChange w:id="155" w:author="Unknown">
              <w:rPr>
                <w:noProof/>
              </w:rPr>
            </w:rPrChange>
          </w:rPr>
          <w:drawing>
            <wp:inline distT="0" distB="0" distL="0" distR="0">
              <wp:extent cx="1600200" cy="22942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srcRect/>
                      <a:stretch>
                        <a:fillRect/>
                      </a:stretch>
                    </pic:blipFill>
                    <pic:spPr bwMode="auto">
                      <a:xfrm>
                        <a:off x="0" y="0"/>
                        <a:ext cx="1600200" cy="2294255"/>
                      </a:xfrm>
                      <a:prstGeom prst="rect">
                        <a:avLst/>
                      </a:prstGeom>
                      <a:noFill/>
                      <a:ln w="9525">
                        <a:noFill/>
                        <a:miter lim="800000"/>
                        <a:headEnd/>
                        <a:tailEnd/>
                      </a:ln>
                    </pic:spPr>
                  </pic:pic>
                </a:graphicData>
              </a:graphic>
            </wp:inline>
          </w:drawing>
        </w:r>
      </w:ins>
    </w:p>
    <w:p w:rsidR="00FE4B68" w:rsidRDefault="00FE4B68">
      <w:pPr>
        <w:pStyle w:val="BodyText"/>
        <w:rPr>
          <w:del w:id="156" w:author="Robert Stine" w:date="2009-07-13T19:01:00Z"/>
        </w:rPr>
        <w:pPrChange w:id="157" w:author="Robert Stine" w:date="2009-07-14T17:05:00Z">
          <w:pPr>
            <w:pStyle w:val="BodyText"/>
            <w:jc w:val="center"/>
          </w:pPr>
        </w:pPrChange>
      </w:pPr>
      <w:del w:id="158" w:author="Robert Stine" w:date="2009-07-13T19:00:00Z">
        <w:r>
          <w:rPr>
            <w:noProof/>
          </w:rPr>
          <w:drawing>
            <wp:inline distT="0" distB="0" distL="0" distR="0">
              <wp:extent cx="4953000" cy="1938655"/>
              <wp:effectExtent l="2540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4953000" cy="1938655"/>
                      </a:xfrm>
                      <a:prstGeom prst="rect">
                        <a:avLst/>
                      </a:prstGeom>
                      <a:noFill/>
                      <a:ln w="9525">
                        <a:noFill/>
                        <a:miter lim="800000"/>
                        <a:headEnd/>
                        <a:tailEnd/>
                      </a:ln>
                    </pic:spPr>
                  </pic:pic>
                </a:graphicData>
              </a:graphic>
            </wp:inline>
          </w:drawing>
        </w:r>
      </w:del>
      <w:del w:id="159" w:author="Robert Stine" w:date="2009-07-13T19:01:00Z">
        <w:r>
          <w:rPr>
            <w:noProof/>
          </w:rPr>
          <w:drawing>
            <wp:inline distT="0" distB="0" distL="0" distR="0">
              <wp:extent cx="1252855" cy="1964055"/>
              <wp:effectExtent l="2540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1252855" cy="1964055"/>
                      </a:xfrm>
                      <a:prstGeom prst="rect">
                        <a:avLst/>
                      </a:prstGeom>
                      <a:noFill/>
                      <a:ln w="9525">
                        <a:noFill/>
                        <a:miter lim="800000"/>
                        <a:headEnd/>
                        <a:tailEnd/>
                      </a:ln>
                    </pic:spPr>
                  </pic:pic>
                </a:graphicData>
              </a:graphic>
            </wp:inline>
          </w:drawing>
        </w:r>
      </w:del>
    </w:p>
    <w:p w:rsidR="000D2384" w:rsidRDefault="000D2384" w:rsidP="000D2384">
      <w:pPr>
        <w:pStyle w:val="BodyText"/>
      </w:pPr>
    </w:p>
    <w:p w:rsidR="000D2384" w:rsidRDefault="000D2384" w:rsidP="000D2384">
      <w:pPr>
        <w:pStyle w:val="BodyText"/>
      </w:pPr>
      <w:r>
        <w:t xml:space="preserve">Note the very different appearance of this plot compared to the previous one – the meandering has disappeared. This new appearance is typical of a </w:t>
      </w:r>
      <w:r w:rsidRPr="00077C55">
        <w:t xml:space="preserve">sequence of </w:t>
      </w:r>
      <w:r w:rsidRPr="00976ABB">
        <w:rPr>
          <w:i/>
        </w:rPr>
        <w:t>independent</w:t>
      </w:r>
      <w:r w:rsidRPr="00077C55">
        <w:t xml:space="preserve"> random draws from a pop</w:t>
      </w:r>
      <w:r>
        <w:t xml:space="preserve">ulation (i.e., a random sample).  What we see is constant level, constant variance and a lack of meandering.  </w:t>
      </w:r>
    </w:p>
    <w:p w:rsidR="000D2384" w:rsidRDefault="000D2384" w:rsidP="000D2384">
      <w:pPr>
        <w:pStyle w:val="BodyText"/>
      </w:pPr>
    </w:p>
    <w:p w:rsidR="000D2384" w:rsidRDefault="000D2384" w:rsidP="000D2384">
      <w:pPr>
        <w:pStyle w:val="BodyText"/>
      </w:pPr>
      <w:r>
        <w:t xml:space="preserve">Because the sequential </w:t>
      </w:r>
      <w:del w:id="160" w:author="Robert Stine" w:date="2009-07-14T23:13:00Z">
        <w:r w:rsidDel="007C2054">
          <w:delText xml:space="preserve">variation </w:delText>
        </w:r>
      </w:del>
      <w:r>
        <w:t xml:space="preserve">patterns of </w:t>
      </w:r>
      <w:r w:rsidR="00E6176F" w:rsidRPr="00E6176F">
        <w:rPr>
          <w:i/>
          <w:rPrChange w:id="161" w:author="Robert Stine" w:date="2009-07-14T23:13:00Z">
            <w:rPr/>
          </w:rPrChange>
        </w:rPr>
        <w:t>Price</w:t>
      </w:r>
      <w:r>
        <w:t xml:space="preserve"> and </w:t>
      </w:r>
      <w:r w:rsidR="00E6176F" w:rsidRPr="00E6176F">
        <w:rPr>
          <w:i/>
          <w:rPrChange w:id="162" w:author="Robert Stine" w:date="2009-07-14T23:13:00Z">
            <w:rPr/>
          </w:rPrChange>
        </w:rPr>
        <w:t>Shuffled Price</w:t>
      </w:r>
      <w:r>
        <w:t xml:space="preserve"> are so different</w:t>
      </w:r>
      <w:r>
        <w:rPr>
          <w:b/>
          <w:szCs w:val="24"/>
        </w:rPr>
        <w:t xml:space="preserve">, </w:t>
      </w:r>
      <w:r>
        <w:t xml:space="preserve">it is implausible </w:t>
      </w:r>
      <w:proofErr w:type="gramStart"/>
      <w:r>
        <w:t>th</w:t>
      </w:r>
      <w:proofErr w:type="gramEnd"/>
      <w:del w:id="163" w:author="Robert Stine" w:date="2009-07-14T16:48:00Z">
        <w:r w:rsidDel="00AD7A8E">
          <w:delText>at</w:delText>
        </w:r>
      </w:del>
      <w:ins w:id="164" w:author="Robert Stine" w:date="2009-07-14T16:48:00Z">
        <w:r>
          <w:t>e stock</w:t>
        </w:r>
      </w:ins>
      <w:r>
        <w:t xml:space="preserve"> </w:t>
      </w:r>
      <w:del w:id="165" w:author="Robert Stine" w:date="2009-07-14T16:48:00Z">
        <w:r w:rsidDel="00AD7A8E">
          <w:delText>the P</w:delText>
        </w:r>
      </w:del>
      <w:ins w:id="166" w:author="Robert Stine" w:date="2009-07-14T16:48:00Z">
        <w:r>
          <w:t>p</w:t>
        </w:r>
      </w:ins>
      <w:r>
        <w:t>rice</w:t>
      </w:r>
      <w:ins w:id="167" w:author="Robert Stine" w:date="2009-07-14T16:48:00Z">
        <w:r>
          <w:t xml:space="preserve">s </w:t>
        </w:r>
      </w:ins>
      <w:del w:id="168" w:author="Robert Stine" w:date="2009-07-14T16:48:00Z">
        <w:r w:rsidDel="00AD7A8E">
          <w:delText xml:space="preserve"> values </w:delText>
        </w:r>
      </w:del>
      <w:r>
        <w:t xml:space="preserve">are a sequence of </w:t>
      </w:r>
      <w:del w:id="169" w:author="Robert Stine" w:date="2009-07-17T15:24:00Z">
        <w:r w:rsidDel="00FE4B68">
          <w:delText xml:space="preserve">independent </w:delText>
        </w:r>
      </w:del>
      <w:ins w:id="170" w:author="Robert Stine" w:date="2009-07-17T15:24:00Z">
        <w:r w:rsidR="00FE4B68">
          <w:t xml:space="preserve">random </w:t>
        </w:r>
      </w:ins>
      <w:r>
        <w:t>draws from a population.</w:t>
      </w:r>
    </w:p>
    <w:p w:rsidR="00FE4B68" w:rsidRDefault="00FE4B68">
      <w:pPr>
        <w:pStyle w:val="BodyText"/>
        <w:rPr>
          <w:del w:id="171" w:author="Robert Stine" w:date="2009-07-14T16:48:00Z"/>
        </w:rPr>
      </w:pPr>
    </w:p>
    <w:p w:rsidR="000D2384" w:rsidRDefault="000D2384" w:rsidP="000D2384">
      <w:pPr>
        <w:pStyle w:val="BodyText"/>
      </w:pPr>
      <w:r>
        <w:t>Suppose that instead of looking at time series plot, you only considered the summary</w:t>
      </w:r>
    </w:p>
    <w:p w:rsidR="00FE4B68" w:rsidRDefault="00FE4B68">
      <w:pPr>
        <w:pStyle w:val="BodyText"/>
        <w:pPrChange w:id="172" w:author="Robert Stine" w:date="2009-07-14T17:05:00Z">
          <w:pPr>
            <w:pStyle w:val="BodyText"/>
            <w:jc w:val="center"/>
          </w:pPr>
        </w:pPrChange>
      </w:pPr>
    </w:p>
    <w:p w:rsidR="000D2384" w:rsidRDefault="00FE4B68" w:rsidP="000D2384">
      <w:pPr>
        <w:pStyle w:val="BodyText"/>
        <w:jc w:val="center"/>
      </w:pPr>
      <w:ins w:id="173" w:author="Robert Stine" w:date="2009-07-13T19:04:00Z">
        <w:r>
          <w:rPr>
            <w:noProof/>
          </w:rPr>
          <w:drawing>
            <wp:inline distT="0" distB="0" distL="0" distR="0">
              <wp:extent cx="6231255" cy="1989455"/>
              <wp:effectExtent l="25400" t="0" r="0" b="0"/>
              <wp:docPr id="27" name="Picture 27"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emp"/>
                      <pic:cNvPicPr>
                        <a:picLocks noChangeAspect="1" noChangeArrowheads="1"/>
                      </pic:cNvPicPr>
                    </pic:nvPicPr>
                    <pic:blipFill>
                      <a:blip r:embed="rId33"/>
                      <a:srcRect/>
                      <a:stretch>
                        <a:fillRect/>
                      </a:stretch>
                    </pic:blipFill>
                    <pic:spPr bwMode="auto">
                      <a:xfrm>
                        <a:off x="0" y="0"/>
                        <a:ext cx="6231255" cy="1989455"/>
                      </a:xfrm>
                      <a:prstGeom prst="rect">
                        <a:avLst/>
                      </a:prstGeom>
                      <a:noFill/>
                      <a:ln w="9525">
                        <a:noFill/>
                        <a:miter lim="800000"/>
                        <a:headEnd/>
                        <a:tailEnd/>
                      </a:ln>
                    </pic:spPr>
                  </pic:pic>
                </a:graphicData>
              </a:graphic>
            </wp:inline>
          </w:drawing>
        </w:r>
      </w:ins>
      <w:del w:id="174" w:author="Robert Stine" w:date="2009-07-13T19:02:00Z">
        <w:r>
          <w:rPr>
            <w:noProof/>
          </w:rPr>
          <w:drawing>
            <wp:inline distT="0" distB="0" distL="0" distR="0">
              <wp:extent cx="5537200" cy="2430145"/>
              <wp:effectExtent l="2540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rcRect/>
                      <a:stretch>
                        <a:fillRect/>
                      </a:stretch>
                    </pic:blipFill>
                    <pic:spPr bwMode="auto">
                      <a:xfrm>
                        <a:off x="0" y="0"/>
                        <a:ext cx="5537200" cy="2430145"/>
                      </a:xfrm>
                      <a:prstGeom prst="rect">
                        <a:avLst/>
                      </a:prstGeom>
                      <a:noFill/>
                      <a:ln w="9525">
                        <a:noFill/>
                        <a:miter lim="800000"/>
                        <a:headEnd/>
                        <a:tailEnd/>
                      </a:ln>
                    </pic:spPr>
                  </pic:pic>
                </a:graphicData>
              </a:graphic>
            </wp:inline>
          </w:drawing>
        </w:r>
      </w:del>
    </w:p>
    <w:p w:rsidR="000D2384" w:rsidRDefault="000D2384" w:rsidP="000D2384">
      <w:pPr>
        <w:pStyle w:val="BodyText"/>
      </w:pPr>
    </w:p>
    <w:p w:rsidR="000D2384" w:rsidRPr="00BE6BFD" w:rsidRDefault="000D2384" w:rsidP="000D2384">
      <w:pPr>
        <w:pStyle w:val="BodyText"/>
      </w:pPr>
      <w:r>
        <w:t xml:space="preserve">This </w:t>
      </w:r>
      <w:del w:id="175" w:author="Robert Stine" w:date="2009-07-14T16:49:00Z">
        <w:r w:rsidDel="00AD7A8E">
          <w:delText xml:space="preserve">entire </w:delText>
        </w:r>
      </w:del>
      <w:r w:rsidRPr="00BE6BFD">
        <w:t>summary conceals the meandering behavior!</w:t>
      </w:r>
    </w:p>
    <w:p w:rsidR="000D2384" w:rsidRDefault="000D2384" w:rsidP="000D2384">
      <w:pPr>
        <w:pStyle w:val="BodyText"/>
      </w:pPr>
    </w:p>
    <w:p w:rsidR="000D2384" w:rsidRDefault="000D2384" w:rsidP="000D2384">
      <w:pPr>
        <w:pStyle w:val="BodyText"/>
      </w:pPr>
      <w:r>
        <w:t xml:space="preserve">If you only saw this </w:t>
      </w:r>
      <w:del w:id="176" w:author="Robert Stine" w:date="2009-07-13T19:05:00Z">
        <w:r w:rsidDel="00BE3F9E">
          <w:delText>output</w:delText>
        </w:r>
      </w:del>
      <w:ins w:id="177" w:author="Robert Stine" w:date="2009-07-13T19:05:00Z">
        <w:r>
          <w:t>summary</w:t>
        </w:r>
      </w:ins>
      <w:r>
        <w:t>, you wouldn’t be able to recover the sequential dependence that is such a dominant feature of the time series plot.</w:t>
      </w:r>
    </w:p>
    <w:p w:rsidR="000D2384" w:rsidDel="00FE4B68" w:rsidRDefault="00FE4B68" w:rsidP="000D2384">
      <w:pPr>
        <w:pStyle w:val="BodyText"/>
        <w:rPr>
          <w:del w:id="178" w:author="Robert Stine" w:date="2009-07-17T15:25:00Z"/>
        </w:rPr>
      </w:pPr>
      <w:ins w:id="179" w:author="Robert Stine" w:date="2009-07-17T15:25:00Z">
        <w:r>
          <w:t xml:space="preserve">What does a histogram suggest to estimate the next value? </w:t>
        </w:r>
      </w:ins>
      <w:ins w:id="180" w:author="Robert Stine" w:date="2009-07-17T15:26:00Z">
        <w:r>
          <w:t xml:space="preserve"> </w:t>
        </w:r>
        <w:proofErr w:type="gramStart"/>
        <w:r>
          <w:t>Its accuracy</w:t>
        </w:r>
      </w:ins>
      <w:ins w:id="181" w:author="Robert Stine" w:date="2009-07-17T15:25:00Z">
        <w:r>
          <w:t>?</w:t>
        </w:r>
      </w:ins>
      <w:proofErr w:type="gramEnd"/>
    </w:p>
    <w:p w:rsidR="00FE4B68" w:rsidRDefault="00FE4B68" w:rsidP="00FE4B68">
      <w:pPr>
        <w:pStyle w:val="BodyQuotation"/>
        <w:numPr>
          <w:ins w:id="182" w:author="Robert Stine" w:date="2009-07-17T15:25:00Z"/>
        </w:numPr>
        <w:spacing w:before="120"/>
        <w:rPr>
          <w:ins w:id="183" w:author="Robert Stine" w:date="2009-07-17T15:25:00Z"/>
        </w:rPr>
      </w:pPr>
    </w:p>
    <w:p w:rsidR="000D2384" w:rsidRPr="00592BC9" w:rsidRDefault="000D2384" w:rsidP="00FE4B68">
      <w:pPr>
        <w:pStyle w:val="BodyQuotation"/>
        <w:spacing w:before="120"/>
        <w:pPrChange w:id="184" w:author="Robert Stine" w:date="2009-07-17T15:25:00Z">
          <w:pPr>
            <w:pStyle w:val="BodyQuotation"/>
          </w:pPr>
        </w:pPrChange>
      </w:pPr>
      <w:r>
        <w:t>As a summary of the variation</w:t>
      </w:r>
      <w:ins w:id="185" w:author="Robert Stine" w:date="2009-07-14T16:49:00Z">
        <w:r>
          <w:t xml:space="preserve"> in a time series</w:t>
        </w:r>
      </w:ins>
      <w:r>
        <w:t>, a histogram is misleading</w:t>
      </w:r>
      <w:ins w:id="186" w:author="Robert Stine" w:date="2009-07-14T16:49:00Z">
        <w:r>
          <w:t xml:space="preserve"> if the time series has a trending pattern</w:t>
        </w:r>
      </w:ins>
      <w:r>
        <w:t>. This histogram does not distinguish between a plot of the data without patterns like that on pp. 2-13 (after scrambling the order) and the smooth, meandering patterns seen in the sequence plot of the returns on pp. 2-12.</w:t>
      </w:r>
    </w:p>
    <w:p w:rsidR="000D2384" w:rsidRDefault="000D2384" w:rsidP="000D2384">
      <w:pPr>
        <w:pStyle w:val="BodyText"/>
      </w:pPr>
      <w:r>
        <w:br w:type="page"/>
        <w:t xml:space="preserve">Letting </w:t>
      </w:r>
      <w:r>
        <w:rPr>
          <w:i/>
        </w:rPr>
        <w:t>p</w:t>
      </w:r>
      <w:r>
        <w:rPr>
          <w:i/>
          <w:vertAlign w:val="subscript"/>
        </w:rPr>
        <w:t>t</w:t>
      </w:r>
      <w:r>
        <w:t xml:space="preserve"> denote the price of </w:t>
      </w:r>
      <w:del w:id="187" w:author="Robert Stine" w:date="2009-07-14T16:50:00Z">
        <w:r w:rsidDel="00AD7A8E">
          <w:delText xml:space="preserve">GM </w:delText>
        </w:r>
      </w:del>
      <w:ins w:id="188" w:author="Robert Stine" w:date="2009-07-14T16:50:00Z">
        <w:r>
          <w:t xml:space="preserve">Microsoft </w:t>
        </w:r>
      </w:ins>
      <w:r>
        <w:t xml:space="preserve">at time </w:t>
      </w:r>
      <w:r>
        <w:rPr>
          <w:i/>
        </w:rPr>
        <w:t>t</w:t>
      </w:r>
      <w:r>
        <w:t xml:space="preserve">, a different perspective is obtained by focusing on the successive daily relative changes or </w:t>
      </w:r>
      <w:del w:id="189" w:author="Robert Stine" w:date="2009-07-13T19:05:00Z">
        <w:r w:rsidDel="00BE3F9E">
          <w:delText xml:space="preserve">net </w:delText>
        </w:r>
      </w:del>
      <w:r>
        <w:t>returns (BBS, pp. 26-27).</w:t>
      </w:r>
    </w:p>
    <w:p w:rsidR="00FE4B68" w:rsidRDefault="00FE4B68">
      <w:pPr>
        <w:pStyle w:val="BodyText"/>
        <w:rPr>
          <w:del w:id="190" w:author="Robert Stine" w:date="2009-07-13T19:09:00Z"/>
        </w:rPr>
      </w:pPr>
    </w:p>
    <w:p w:rsidR="000D2384" w:rsidRPr="00F6230D" w:rsidRDefault="000D2384" w:rsidP="000D2384">
      <w:pPr>
        <w:pStyle w:val="BodyText"/>
        <w:jc w:val="center"/>
      </w:pPr>
      <w:r w:rsidRPr="00F6230D">
        <w:rPr>
          <w:position w:val="-30"/>
        </w:rPr>
        <w:object w:dxaOrig="920" w:dyaOrig="680">
          <v:shape id="_x0000_i1032" type="#_x0000_t75" style="width:69.35pt;height:51.35pt" o:ole="">
            <v:imagedata r:id="rId35" o:title=""/>
          </v:shape>
          <o:OLEObject Type="Embed" ProgID="Equation.3" ShapeID="_x0000_i1032" DrawAspect="Content" ObjectID="_1183207182" r:id="rId36"/>
        </w:object>
      </w:r>
    </w:p>
    <w:p w:rsidR="00FE4B68" w:rsidRDefault="00FE4B68">
      <w:pPr>
        <w:pStyle w:val="BodyText"/>
        <w:rPr>
          <w:del w:id="191" w:author="Robert Stine" w:date="2009-07-13T19:09:00Z"/>
        </w:rPr>
      </w:pPr>
    </w:p>
    <w:p w:rsidR="000D2384" w:rsidRDefault="000D2384" w:rsidP="000D2384">
      <w:pPr>
        <w:pStyle w:val="BodyText"/>
      </w:pPr>
      <w:r>
        <w:t xml:space="preserve">The time series plot of </w:t>
      </w:r>
      <w:del w:id="192" w:author="Robert Stine" w:date="2009-07-13T19:05:00Z">
        <w:r w:rsidR="00E6176F" w:rsidRPr="00E6176F">
          <w:rPr>
            <w:i/>
            <w:rPrChange w:id="193" w:author="Robert Stine" w:date="2009-07-13T19:07:00Z">
              <w:rPr/>
            </w:rPrChange>
          </w:rPr>
          <w:delText xml:space="preserve">RelChange </w:delText>
        </w:r>
      </w:del>
      <w:ins w:id="194" w:author="Robert Stine" w:date="2009-07-13T19:05:00Z">
        <w:r w:rsidR="00E6176F" w:rsidRPr="00E6176F">
          <w:rPr>
            <w:i/>
            <w:rPrChange w:id="195" w:author="Robert Stine" w:date="2009-07-13T19:07:00Z">
              <w:rPr/>
            </w:rPrChange>
          </w:rPr>
          <w:t>Returns</w:t>
        </w:r>
        <w:r>
          <w:t xml:space="preserve"> </w:t>
        </w:r>
      </w:ins>
      <w:r>
        <w:t xml:space="preserve">looks much more like a sequence of independent draws from a population. The meandering pattern </w:t>
      </w:r>
      <w:del w:id="196" w:author="Robert Stine" w:date="2009-07-13T19:05:00Z">
        <w:r w:rsidDel="00BE3F9E">
          <w:delText xml:space="preserve">has </w:delText>
        </w:r>
      </w:del>
      <w:r>
        <w:t>disappear</w:t>
      </w:r>
      <w:ins w:id="197" w:author="Robert Stine" w:date="2009-07-13T19:05:00Z">
        <w:r>
          <w:t>s</w:t>
        </w:r>
      </w:ins>
      <w:del w:id="198" w:author="Robert Stine" w:date="2009-07-13T19:05:00Z">
        <w:r w:rsidDel="00BE3F9E">
          <w:delText>ed</w:delText>
        </w:r>
      </w:del>
      <w:ins w:id="199" w:author="Robert Stine" w:date="2009-07-13T19:07:00Z">
        <w:r>
          <w:t>, and we instead see the huge increase in volatility (variation) in 2008 and several conspicuous outliers.</w:t>
        </w:r>
      </w:ins>
      <w:del w:id="200" w:author="Robert Stine" w:date="2009-07-13T19:07:00Z">
        <w:r w:rsidDel="00BE3F9E">
          <w:delText>.</w:delText>
        </w:r>
      </w:del>
    </w:p>
    <w:p w:rsidR="000D2384" w:rsidRDefault="000D2384" w:rsidP="000D2384">
      <w:pPr>
        <w:pStyle w:val="BodyText"/>
      </w:pPr>
    </w:p>
    <w:p w:rsidR="00FE4B68" w:rsidRDefault="00FE4B68">
      <w:pPr>
        <w:widowControl w:val="0"/>
        <w:numPr>
          <w:ins w:id="201" w:author="Robert Stine" w:date="2009-07-13T19:08:00Z"/>
        </w:numPr>
        <w:autoSpaceDE w:val="0"/>
        <w:autoSpaceDN w:val="0"/>
        <w:adjustRightInd w:val="0"/>
        <w:jc w:val="center"/>
        <w:rPr>
          <w:ins w:id="202" w:author="Robert Stine" w:date="2009-07-13T19:08:00Z"/>
          <w:rFonts w:ascii="Lucida Grande" w:hAnsi="Lucida Grande" w:cs="Lucida Grande"/>
          <w:color w:val="000000"/>
          <w:sz w:val="24"/>
          <w:szCs w:val="24"/>
        </w:rPr>
        <w:pPrChange w:id="203" w:author="Robert Stine" w:date="2009-07-13T19:09:00Z">
          <w:pPr>
            <w:widowControl w:val="0"/>
            <w:autoSpaceDE w:val="0"/>
            <w:autoSpaceDN w:val="0"/>
            <w:adjustRightInd w:val="0"/>
          </w:pPr>
        </w:pPrChange>
      </w:pPr>
      <w:ins w:id="204" w:author="Robert Stine" w:date="2009-07-13T19:08:00Z">
        <w:r>
          <w:rPr>
            <w:rFonts w:ascii="Lucida Grande" w:hAnsi="Lucida Grande" w:cs="Lucida Grande"/>
            <w:noProof/>
            <w:color w:val="000000"/>
            <w:sz w:val="24"/>
            <w:szCs w:val="24"/>
            <w:rPrChange w:id="205" w:author="Unknown">
              <w:rPr>
                <w:noProof/>
              </w:rPr>
            </w:rPrChange>
          </w:rPr>
          <w:drawing>
            <wp:inline distT="0" distB="0" distL="0" distR="0">
              <wp:extent cx="4394200" cy="2040255"/>
              <wp:effectExtent l="2540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srcRect/>
                      <a:stretch>
                        <a:fillRect/>
                      </a:stretch>
                    </pic:blipFill>
                    <pic:spPr bwMode="auto">
                      <a:xfrm>
                        <a:off x="0" y="0"/>
                        <a:ext cx="4394200" cy="2040255"/>
                      </a:xfrm>
                      <a:prstGeom prst="rect">
                        <a:avLst/>
                      </a:prstGeom>
                      <a:noFill/>
                      <a:ln w="9525">
                        <a:noFill/>
                        <a:miter lim="800000"/>
                        <a:headEnd/>
                        <a:tailEnd/>
                      </a:ln>
                    </pic:spPr>
                  </pic:pic>
                </a:graphicData>
              </a:graphic>
            </wp:inline>
          </w:drawing>
        </w:r>
      </w:ins>
      <w:ins w:id="206" w:author="Robert Stine" w:date="2009-07-13T19:09:00Z">
        <w:r w:rsidR="000D2384" w:rsidRPr="00BE3F9E">
          <w:t xml:space="preserve"> </w:t>
        </w:r>
        <w:r>
          <w:rPr>
            <w:rFonts w:ascii="Lucida Grande" w:hAnsi="Lucida Grande" w:cs="Lucida Grande"/>
            <w:noProof/>
            <w:color w:val="000000"/>
            <w:sz w:val="24"/>
            <w:szCs w:val="24"/>
            <w:rPrChange w:id="207" w:author="Unknown">
              <w:rPr>
                <w:noProof/>
              </w:rPr>
            </w:rPrChange>
          </w:rPr>
          <w:drawing>
            <wp:inline distT="0" distB="0" distL="0" distR="0">
              <wp:extent cx="1591945" cy="21253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srcRect/>
                      <a:stretch>
                        <a:fillRect/>
                      </a:stretch>
                    </pic:blipFill>
                    <pic:spPr bwMode="auto">
                      <a:xfrm>
                        <a:off x="0" y="0"/>
                        <a:ext cx="1591945" cy="2125345"/>
                      </a:xfrm>
                      <a:prstGeom prst="rect">
                        <a:avLst/>
                      </a:prstGeom>
                      <a:noFill/>
                      <a:ln w="9525">
                        <a:noFill/>
                        <a:miter lim="800000"/>
                        <a:headEnd/>
                        <a:tailEnd/>
                      </a:ln>
                    </pic:spPr>
                  </pic:pic>
                </a:graphicData>
              </a:graphic>
            </wp:inline>
          </w:drawing>
        </w:r>
      </w:ins>
    </w:p>
    <w:p w:rsidR="000D2384" w:rsidRPr="00DF19DA" w:rsidRDefault="00FE4B68" w:rsidP="000D2384">
      <w:pPr>
        <w:pStyle w:val="BodyText3"/>
        <w:autoSpaceDE w:val="0"/>
        <w:autoSpaceDN w:val="0"/>
        <w:adjustRightInd w:val="0"/>
        <w:ind w:right="-900"/>
        <w:jc w:val="center"/>
        <w:rPr>
          <w:rStyle w:val="BodyTextChar"/>
        </w:rPr>
      </w:pPr>
      <w:del w:id="208" w:author="Robert Stine" w:date="2009-07-13T19:08:00Z">
        <w:r>
          <w:rPr>
            <w:noProof/>
            <w:rPrChange w:id="209" w:author="Unknown">
              <w:rPr>
                <w:noProof/>
                <w:sz w:val="20"/>
                <w:szCs w:val="20"/>
              </w:rPr>
            </w:rPrChange>
          </w:rPr>
          <w:drawing>
            <wp:inline distT="0" distB="0" distL="0" distR="0">
              <wp:extent cx="6146800" cy="2345055"/>
              <wp:effectExtent l="2540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srcRect/>
                      <a:stretch>
                        <a:fillRect/>
                      </a:stretch>
                    </pic:blipFill>
                    <pic:spPr bwMode="auto">
                      <a:xfrm>
                        <a:off x="0" y="0"/>
                        <a:ext cx="6146800" cy="2345055"/>
                      </a:xfrm>
                      <a:prstGeom prst="rect">
                        <a:avLst/>
                      </a:prstGeom>
                      <a:noFill/>
                      <a:ln w="9525">
                        <a:noFill/>
                        <a:miter lim="800000"/>
                        <a:headEnd/>
                        <a:tailEnd/>
                      </a:ln>
                    </pic:spPr>
                  </pic:pic>
                </a:graphicData>
              </a:graphic>
            </wp:inline>
          </w:drawing>
        </w:r>
      </w:del>
      <w:del w:id="210" w:author="Robert Stine" w:date="2009-07-13T19:09:00Z">
        <w:r>
          <w:rPr>
            <w:noProof/>
            <w:rPrChange w:id="211" w:author="Unknown">
              <w:rPr>
                <w:noProof/>
                <w:sz w:val="20"/>
                <w:szCs w:val="20"/>
              </w:rPr>
            </w:rPrChange>
          </w:rPr>
          <w:drawing>
            <wp:inline distT="0" distB="0" distL="0" distR="0">
              <wp:extent cx="1498600" cy="2336800"/>
              <wp:effectExtent l="2540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1498600" cy="2336800"/>
                      </a:xfrm>
                      <a:prstGeom prst="rect">
                        <a:avLst/>
                      </a:prstGeom>
                      <a:noFill/>
                      <a:ln w="9525">
                        <a:noFill/>
                        <a:miter lim="800000"/>
                        <a:headEnd/>
                        <a:tailEnd/>
                      </a:ln>
                    </pic:spPr>
                  </pic:pic>
                </a:graphicData>
              </a:graphic>
            </wp:inline>
          </w:drawing>
        </w:r>
      </w:del>
    </w:p>
    <w:p w:rsidR="000D2384" w:rsidRDefault="000D2384" w:rsidP="000D2384">
      <w:pPr>
        <w:pStyle w:val="BodyText"/>
        <w:rPr>
          <w:ins w:id="212" w:author="Robert Stine" w:date="2009-07-14T16:55:00Z"/>
        </w:rPr>
      </w:pPr>
      <w:ins w:id="213" w:author="Robert Stine" w:date="2009-07-13T19:10:00Z">
        <w:r>
          <w:br w:type="page"/>
        </w:r>
      </w:ins>
      <w:ins w:id="214" w:author="Robert Stine" w:date="2009-07-14T16:51:00Z">
        <w:r>
          <w:t xml:space="preserve">Let’s focus for the moment on the period from 2004 through 2007.  </w:t>
        </w:r>
      </w:ins>
      <w:ins w:id="215" w:author="Robert Stine" w:date="2009-07-14T16:54:00Z">
        <w:r>
          <w:t>One of these plots shows the actual returns, and the other shows the returns after shuffling the order.</w:t>
        </w:r>
      </w:ins>
    </w:p>
    <w:p w:rsidR="000D2384" w:rsidRDefault="000D2384" w:rsidP="000D2384">
      <w:pPr>
        <w:pStyle w:val="BodyText"/>
        <w:numPr>
          <w:ins w:id="216" w:author="Robert Stine" w:date="2009-07-14T16:55:00Z"/>
        </w:numPr>
        <w:rPr>
          <w:ins w:id="217" w:author="Robert Stine" w:date="2009-07-14T16:54:00Z"/>
        </w:rPr>
      </w:pPr>
      <w:ins w:id="218" w:author="Robert Stine" w:date="2009-07-14T16:54:00Z">
        <w:r>
          <w:t>Can you tell which is which?</w:t>
        </w:r>
      </w:ins>
    </w:p>
    <w:p w:rsidR="000D2384" w:rsidRDefault="000D2384" w:rsidP="000D2384">
      <w:pPr>
        <w:pStyle w:val="BodyText"/>
        <w:numPr>
          <w:ins w:id="219" w:author="Robert Stine" w:date="2009-07-14T16:54:00Z"/>
        </w:numPr>
        <w:rPr>
          <w:ins w:id="220" w:author="Robert Stine" w:date="2009-07-14T16:54:00Z"/>
        </w:rPr>
      </w:pPr>
    </w:p>
    <w:p w:rsidR="00FE4B68" w:rsidRDefault="00FE4B68">
      <w:pPr>
        <w:pStyle w:val="BodyText"/>
        <w:numPr>
          <w:ins w:id="221" w:author="Robert Stine" w:date="2009-07-14T16:54:00Z"/>
        </w:numPr>
        <w:jc w:val="center"/>
        <w:rPr>
          <w:ins w:id="222" w:author="Robert Stine" w:date="2009-07-14T16:51:00Z"/>
        </w:rPr>
        <w:pPrChange w:id="223" w:author="Robert Stine" w:date="2009-07-14T17:05:00Z">
          <w:pPr>
            <w:pStyle w:val="BodyText"/>
          </w:pPr>
        </w:pPrChange>
      </w:pPr>
      <w:ins w:id="224" w:author="Robert Stine" w:date="2009-07-14T16:54:00Z">
        <w:r>
          <w:rPr>
            <w:noProof/>
          </w:rPr>
          <w:drawing>
            <wp:inline distT="0" distB="0" distL="0" distR="0">
              <wp:extent cx="4766945" cy="2353945"/>
              <wp:effectExtent l="25400" t="0" r="8255" b="0"/>
              <wp:docPr id="31" name="Picture 31"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mp"/>
                      <pic:cNvPicPr>
                        <a:picLocks noChangeAspect="1" noChangeArrowheads="1"/>
                      </pic:cNvPicPr>
                    </pic:nvPicPr>
                    <pic:blipFill>
                      <a:blip r:embed="rId41"/>
                      <a:srcRect/>
                      <a:stretch>
                        <a:fillRect/>
                      </a:stretch>
                    </pic:blipFill>
                    <pic:spPr bwMode="auto">
                      <a:xfrm flipV="1">
                        <a:off x="0" y="0"/>
                        <a:ext cx="4766945" cy="2353945"/>
                      </a:xfrm>
                      <a:prstGeom prst="rect">
                        <a:avLst/>
                      </a:prstGeom>
                      <a:noFill/>
                      <a:ln w="9525">
                        <a:noFill/>
                        <a:miter lim="800000"/>
                        <a:headEnd/>
                        <a:tailEnd/>
                      </a:ln>
                    </pic:spPr>
                  </pic:pic>
                </a:graphicData>
              </a:graphic>
            </wp:inline>
          </w:drawing>
        </w:r>
      </w:ins>
    </w:p>
    <w:p w:rsidR="00FE4B68" w:rsidRDefault="00FE4B68">
      <w:pPr>
        <w:pStyle w:val="BodyText"/>
        <w:numPr>
          <w:ins w:id="225" w:author="Unknown"/>
        </w:numPr>
        <w:jc w:val="center"/>
        <w:rPr>
          <w:ins w:id="226" w:author="Robert Stine" w:date="2009-07-14T17:05:00Z"/>
        </w:rPr>
        <w:pPrChange w:id="227" w:author="Robert Stine" w:date="2009-07-14T17:05:00Z">
          <w:pPr>
            <w:pStyle w:val="BodyText"/>
          </w:pPr>
        </w:pPrChange>
      </w:pPr>
      <w:ins w:id="228" w:author="Robert Stine" w:date="2009-07-14T17:03:00Z">
        <w:r>
          <w:rPr>
            <w:noProof/>
          </w:rPr>
          <w:drawing>
            <wp:inline distT="0" distB="0" distL="0" distR="0">
              <wp:extent cx="4766945" cy="2209800"/>
              <wp:effectExtent l="25400" t="0" r="8255" b="0"/>
              <wp:docPr id="32" name="Picture 32"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emp"/>
                      <pic:cNvPicPr>
                        <a:picLocks noChangeAspect="1" noChangeArrowheads="1"/>
                      </pic:cNvPicPr>
                    </pic:nvPicPr>
                    <pic:blipFill>
                      <a:blip r:embed="rId42"/>
                      <a:srcRect/>
                      <a:stretch>
                        <a:fillRect/>
                      </a:stretch>
                    </pic:blipFill>
                    <pic:spPr bwMode="auto">
                      <a:xfrm>
                        <a:off x="0" y="0"/>
                        <a:ext cx="4766945" cy="2209800"/>
                      </a:xfrm>
                      <a:prstGeom prst="rect">
                        <a:avLst/>
                      </a:prstGeom>
                      <a:noFill/>
                      <a:ln w="9525">
                        <a:noFill/>
                        <a:miter lim="800000"/>
                        <a:headEnd/>
                        <a:tailEnd/>
                      </a:ln>
                    </pic:spPr>
                  </pic:pic>
                </a:graphicData>
              </a:graphic>
            </wp:inline>
          </w:drawing>
        </w:r>
      </w:ins>
    </w:p>
    <w:p w:rsidR="00FE4B68" w:rsidRDefault="000D2384">
      <w:pPr>
        <w:pStyle w:val="BodyText"/>
        <w:numPr>
          <w:ins w:id="229" w:author="Robert Stine" w:date="2009-07-14T17:05:00Z"/>
        </w:numPr>
        <w:rPr>
          <w:del w:id="230" w:author="Robert Stine" w:date="2009-07-14T17:04:00Z"/>
        </w:rPr>
        <w:pPrChange w:id="231" w:author="Robert Stine" w:date="2009-07-14T17:05:00Z">
          <w:pPr>
            <w:pStyle w:val="BodyText"/>
          </w:pPr>
        </w:pPrChange>
      </w:pPr>
      <w:ins w:id="232" w:author="Robert Stine" w:date="2009-07-14T16:51:00Z">
        <w:r>
          <w:br w:type="page"/>
        </w:r>
      </w:ins>
      <w:del w:id="233" w:author="Robert Stine" w:date="2009-07-14T17:04:00Z">
        <w:r w:rsidDel="00106AF4">
          <w:delText xml:space="preserve">This is confirmed by the following time series plot of the randomly shuffled values of </w:delText>
        </w:r>
      </w:del>
      <w:del w:id="234" w:author="Robert Stine" w:date="2009-07-13T19:10:00Z">
        <w:r w:rsidDel="00BE3F9E">
          <w:delText>RelChange</w:delText>
        </w:r>
      </w:del>
      <w:del w:id="235" w:author="Robert Stine" w:date="2009-07-14T17:04:00Z">
        <w:r w:rsidDel="00106AF4">
          <w:delText>.</w:delText>
        </w:r>
      </w:del>
    </w:p>
    <w:p w:rsidR="00FE4B68" w:rsidRDefault="00FE4B68">
      <w:pPr>
        <w:pStyle w:val="BodyText"/>
        <w:numPr>
          <w:ins w:id="236" w:author="Unknown"/>
        </w:numPr>
        <w:rPr>
          <w:del w:id="237" w:author="Robert Stine" w:date="2009-07-14T17:04:00Z"/>
        </w:rPr>
        <w:pPrChange w:id="238" w:author="Robert Stine" w:date="2009-07-14T17:05:00Z">
          <w:pPr>
            <w:pStyle w:val="BodyText"/>
            <w:jc w:val="center"/>
          </w:pPr>
        </w:pPrChange>
      </w:pPr>
      <w:del w:id="239" w:author="Robert Stine" w:date="2009-07-13T19:12:00Z">
        <w:r>
          <w:rPr>
            <w:noProof/>
          </w:rPr>
          <w:drawing>
            <wp:inline distT="0" distB="0" distL="0" distR="0">
              <wp:extent cx="6113145" cy="2345055"/>
              <wp:effectExtent l="2540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srcRect/>
                      <a:stretch>
                        <a:fillRect/>
                      </a:stretch>
                    </pic:blipFill>
                    <pic:spPr bwMode="auto">
                      <a:xfrm>
                        <a:off x="0" y="0"/>
                        <a:ext cx="6113145" cy="2345055"/>
                      </a:xfrm>
                      <a:prstGeom prst="rect">
                        <a:avLst/>
                      </a:prstGeom>
                      <a:noFill/>
                      <a:ln w="9525">
                        <a:noFill/>
                        <a:miter lim="800000"/>
                        <a:headEnd/>
                        <a:tailEnd/>
                      </a:ln>
                    </pic:spPr>
                  </pic:pic>
                </a:graphicData>
              </a:graphic>
            </wp:inline>
          </w:drawing>
        </w:r>
      </w:del>
      <w:del w:id="240" w:author="Robert Stine" w:date="2009-07-13T19:10:00Z">
        <w:r>
          <w:rPr>
            <w:noProof/>
          </w:rPr>
          <w:drawing>
            <wp:inline distT="0" distB="0" distL="0" distR="0">
              <wp:extent cx="1524000" cy="2362200"/>
              <wp:effectExtent l="2540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srcRect/>
                      <a:stretch>
                        <a:fillRect/>
                      </a:stretch>
                    </pic:blipFill>
                    <pic:spPr bwMode="auto">
                      <a:xfrm>
                        <a:off x="0" y="0"/>
                        <a:ext cx="1524000" cy="2362200"/>
                      </a:xfrm>
                      <a:prstGeom prst="rect">
                        <a:avLst/>
                      </a:prstGeom>
                      <a:noFill/>
                      <a:ln w="9525">
                        <a:noFill/>
                        <a:miter lim="800000"/>
                        <a:headEnd/>
                        <a:tailEnd/>
                      </a:ln>
                    </pic:spPr>
                  </pic:pic>
                </a:graphicData>
              </a:graphic>
            </wp:inline>
          </w:drawing>
        </w:r>
      </w:del>
    </w:p>
    <w:p w:rsidR="00FE4B68" w:rsidRDefault="00FE4B68">
      <w:pPr>
        <w:pStyle w:val="BodyText"/>
        <w:numPr>
          <w:ins w:id="241" w:author="Unknown"/>
        </w:numPr>
        <w:rPr>
          <w:del w:id="242" w:author="Robert Stine" w:date="2009-07-14T17:04:00Z"/>
        </w:rPr>
        <w:pPrChange w:id="243" w:author="Robert Stine" w:date="2009-07-14T17:05:00Z">
          <w:pPr>
            <w:pStyle w:val="BodyText"/>
          </w:pPr>
        </w:pPrChange>
      </w:pPr>
    </w:p>
    <w:p w:rsidR="00FE4B68" w:rsidRDefault="000D2384">
      <w:pPr>
        <w:pStyle w:val="BodyText"/>
        <w:numPr>
          <w:ins w:id="244" w:author="Unknown"/>
        </w:numPr>
        <w:rPr>
          <w:del w:id="245" w:author="Robert Stine" w:date="2009-07-14T17:04:00Z"/>
        </w:rPr>
        <w:pPrChange w:id="246" w:author="Robert Stine" w:date="2009-07-14T17:05:00Z">
          <w:pPr>
            <w:pStyle w:val="BodyText"/>
          </w:pPr>
        </w:pPrChange>
      </w:pPr>
      <w:del w:id="247" w:author="Robert Stine" w:date="2009-07-14T17:04:00Z">
        <w:r w:rsidDel="00106AF4">
          <w:delText>Note the similarity of the variation patterns of RelChange and Shuffled RelChange.</w:delText>
        </w:r>
      </w:del>
    </w:p>
    <w:p w:rsidR="00FE4B68" w:rsidRDefault="00FE4B68">
      <w:pPr>
        <w:pStyle w:val="BodyText"/>
        <w:numPr>
          <w:ins w:id="248" w:author="Unknown"/>
        </w:numPr>
        <w:rPr>
          <w:del w:id="249" w:author="Robert Stine" w:date="2009-07-14T17:04:00Z"/>
        </w:rPr>
        <w:pPrChange w:id="250" w:author="Robert Stine" w:date="2009-07-14T17:05:00Z">
          <w:pPr>
            <w:pStyle w:val="BodyText"/>
          </w:pPr>
        </w:pPrChange>
      </w:pPr>
    </w:p>
    <w:p w:rsidR="000D2384" w:rsidRDefault="000D2384" w:rsidP="000D2384">
      <w:pPr>
        <w:pStyle w:val="BodyText"/>
        <w:numPr>
          <w:ins w:id="251" w:author="Unknown"/>
        </w:numPr>
      </w:pPr>
      <w:del w:id="252" w:author="Robert Stine" w:date="2009-07-13T19:14:00Z">
        <w:r w:rsidDel="00733587">
          <w:delText>And since RelChange</w:delText>
        </w:r>
      </w:del>
      <w:ins w:id="253" w:author="Robert Stine" w:date="2009-07-13T19:14:00Z">
        <w:r>
          <w:t>Unless we can predict the timing of the outlying events</w:t>
        </w:r>
      </w:ins>
      <w:del w:id="254" w:author="Robert Stine" w:date="2009-07-13T19:14:00Z">
        <w:r w:rsidDel="00733587">
          <w:delText xml:space="preserve"> lacks the sequential dependence seen in Price</w:delText>
        </w:r>
      </w:del>
      <w:r>
        <w:t xml:space="preserve">, the histogram </w:t>
      </w:r>
      <w:ins w:id="255" w:author="Robert Stine" w:date="2009-07-14T23:15:00Z">
        <w:r>
          <w:t xml:space="preserve">of this time series </w:t>
        </w:r>
      </w:ins>
      <w:r>
        <w:t>is not hiding much from us.</w:t>
      </w:r>
      <w:r w:rsidRPr="008F2095">
        <w:rPr>
          <w:rStyle w:val="FootnoteReference"/>
          <w:position w:val="6"/>
          <w:sz w:val="28"/>
          <w:szCs w:val="28"/>
        </w:rPr>
        <w:footnoteReference w:id="17"/>
      </w:r>
    </w:p>
    <w:p w:rsidR="00FE4B68" w:rsidRDefault="00FE4B68">
      <w:pPr>
        <w:pStyle w:val="BodyText"/>
        <w:pPrChange w:id="256" w:author="Robert Stine" w:date="2009-07-14T17:05:00Z">
          <w:pPr>
            <w:pStyle w:val="BodyText"/>
            <w:jc w:val="center"/>
          </w:pPr>
        </w:pPrChange>
      </w:pPr>
      <w:del w:id="257" w:author="Robert Stine" w:date="2009-07-13T19:17:00Z">
        <w:r>
          <w:rPr>
            <w:noProof/>
          </w:rPr>
          <w:drawing>
            <wp:inline distT="0" distB="0" distL="0" distR="0">
              <wp:extent cx="6680200" cy="2929255"/>
              <wp:effectExtent l="2540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6680200" cy="2929255"/>
                      </a:xfrm>
                      <a:prstGeom prst="rect">
                        <a:avLst/>
                      </a:prstGeom>
                      <a:noFill/>
                      <a:ln w="9525">
                        <a:noFill/>
                        <a:miter lim="800000"/>
                        <a:headEnd/>
                        <a:tailEnd/>
                      </a:ln>
                    </pic:spPr>
                  </pic:pic>
                </a:graphicData>
              </a:graphic>
            </wp:inline>
          </w:drawing>
        </w:r>
      </w:del>
    </w:p>
    <w:p w:rsidR="000D2384" w:rsidRDefault="00FE4B68" w:rsidP="000D2384">
      <w:pPr>
        <w:pStyle w:val="BodyText"/>
      </w:pPr>
      <w:ins w:id="258" w:author="Robert Stine" w:date="2009-07-14T23:17:00Z">
        <w:r>
          <w:rPr>
            <w:noProof/>
          </w:rPr>
          <w:drawing>
            <wp:inline distT="0" distB="0" distL="0" distR="0">
              <wp:extent cx="8221345" cy="2684145"/>
              <wp:effectExtent l="25400" t="0" r="8255" b="0"/>
              <wp:docPr id="33" name="Picture 33"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emp"/>
                      <pic:cNvPicPr>
                        <a:picLocks noChangeAspect="1" noChangeArrowheads="1"/>
                      </pic:cNvPicPr>
                    </pic:nvPicPr>
                    <pic:blipFill>
                      <a:blip r:embed="rId45"/>
                      <a:srcRect/>
                      <a:stretch>
                        <a:fillRect/>
                      </a:stretch>
                    </pic:blipFill>
                    <pic:spPr bwMode="auto">
                      <a:xfrm>
                        <a:off x="0" y="0"/>
                        <a:ext cx="8221345" cy="2684145"/>
                      </a:xfrm>
                      <a:prstGeom prst="rect">
                        <a:avLst/>
                      </a:prstGeom>
                      <a:noFill/>
                      <a:ln w="9525">
                        <a:noFill/>
                        <a:miter lim="800000"/>
                        <a:headEnd/>
                        <a:tailEnd/>
                      </a:ln>
                    </pic:spPr>
                  </pic:pic>
                </a:graphicData>
              </a:graphic>
            </wp:inline>
          </w:drawing>
        </w:r>
      </w:ins>
    </w:p>
    <w:p w:rsidR="00FE4B68" w:rsidRDefault="000D2384">
      <w:pPr>
        <w:pStyle w:val="BodyText"/>
        <w:spacing w:before="120"/>
        <w:pPrChange w:id="259" w:author="Robert Stine" w:date="2009-07-14T23:17:00Z">
          <w:pPr>
            <w:pStyle w:val="BodyText"/>
          </w:pPr>
        </w:pPrChange>
      </w:pPr>
      <w:ins w:id="260" w:author="Robert Stine" w:date="2009-07-14T23:15:00Z">
        <w:r>
          <w:t>T</w:t>
        </w:r>
      </w:ins>
      <w:ins w:id="261" w:author="Robert Stine" w:date="2009-07-13T19:17:00Z">
        <w:r>
          <w:t xml:space="preserve">he histogram of the returns during these years </w:t>
        </w:r>
      </w:ins>
      <w:del w:id="262" w:author="Robert Stine" w:date="2009-07-13T19:17:00Z">
        <w:r w:rsidDel="001416C4">
          <w:delText xml:space="preserve">The RelChange histogram </w:delText>
        </w:r>
      </w:del>
      <w:r>
        <w:t xml:space="preserve">shows that the data </w:t>
      </w:r>
      <w:del w:id="263" w:author="Robert Stine" w:date="2009-07-14T23:16:00Z">
        <w:r w:rsidDel="007C2054">
          <w:delText xml:space="preserve">appears to </w:delText>
        </w:r>
      </w:del>
      <w:r>
        <w:t>have a “bell-shaped” distribution</w:t>
      </w:r>
      <w:del w:id="264" w:author="Robert Stine" w:date="2009-07-14T23:16:00Z">
        <w:r w:rsidDel="00F05E28">
          <w:delText xml:space="preserve"> in the middle</w:delText>
        </w:r>
      </w:del>
      <w:ins w:id="265" w:author="Robert Stine" w:date="2009-07-14T23:16:00Z">
        <w:r>
          <w:t xml:space="preserve"> with a scattering of outliers</w:t>
        </w:r>
      </w:ins>
      <w:r>
        <w:t xml:space="preserve">. </w:t>
      </w:r>
    </w:p>
    <w:p w:rsidR="000D2384" w:rsidRDefault="000D2384" w:rsidP="000D2384">
      <w:pPr>
        <w:pStyle w:val="BodyText"/>
      </w:pPr>
    </w:p>
    <w:p w:rsidR="000D2384" w:rsidRDefault="000D2384" w:rsidP="000D2384">
      <w:pPr>
        <w:pStyle w:val="BodyText"/>
      </w:pPr>
      <w:r>
        <w:t>This is what you would probably see when sampling</w:t>
      </w:r>
      <w:r w:rsidRPr="008F2095">
        <w:rPr>
          <w:rStyle w:val="FootnoteReference"/>
          <w:position w:val="6"/>
          <w:sz w:val="28"/>
          <w:szCs w:val="28"/>
        </w:rPr>
        <w:footnoteReference w:id="18"/>
      </w:r>
      <w:r>
        <w:t xml:space="preserve"> from a </w:t>
      </w:r>
      <w:r>
        <w:rPr>
          <w:i/>
        </w:rPr>
        <w:t>normal population</w:t>
      </w:r>
      <w:r>
        <w:t>.</w:t>
      </w:r>
    </w:p>
    <w:p w:rsidR="00FE4B68" w:rsidRDefault="00FE4B68">
      <w:pPr>
        <w:pStyle w:val="BodyText"/>
        <w:rPr>
          <w:del w:id="266" w:author="Robert Stine" w:date="2009-07-14T17:07:00Z"/>
        </w:rPr>
      </w:pPr>
    </w:p>
    <w:p w:rsidR="000D2384" w:rsidRPr="00FC5AA6" w:rsidRDefault="000D2384" w:rsidP="000D2384">
      <w:pPr>
        <w:pStyle w:val="BodyText"/>
      </w:pPr>
      <w:r>
        <w:br w:type="page"/>
        <w:t>This bell-shape</w:t>
      </w:r>
      <w:ins w:id="267" w:author="Robert Stine" w:date="2009-07-14T17:05:00Z">
        <w:r>
          <w:t>d</w:t>
        </w:r>
      </w:ins>
      <w:r>
        <w:t xml:space="preserve"> tendency is also evident, though perhaps not so clearly, in the histogram of the GMAT scores and many other phenomena.</w:t>
      </w:r>
    </w:p>
    <w:p w:rsidR="000D2384" w:rsidRDefault="000D2384" w:rsidP="000D2384">
      <w:pPr>
        <w:pStyle w:val="BodyText"/>
      </w:pPr>
    </w:p>
    <w:p w:rsidR="000D2384" w:rsidRPr="003A1EC6" w:rsidRDefault="00B21259" w:rsidP="000D2384">
      <w:pPr>
        <w:pStyle w:val="BodyText3"/>
        <w:jc w:val="center"/>
        <w:rPr>
          <w:rStyle w:val="BodyTextChar"/>
        </w:rPr>
      </w:pPr>
      <w:r>
        <w:rPr>
          <w:noProof/>
        </w:rPr>
        <w:drawing>
          <wp:inline distT="0" distB="0" distL="0" distR="0">
            <wp:extent cx="6612255" cy="2903855"/>
            <wp:effectExtent l="2540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srcRect/>
                    <a:stretch>
                      <a:fillRect/>
                    </a:stretch>
                  </pic:blipFill>
                  <pic:spPr bwMode="auto">
                    <a:xfrm>
                      <a:off x="0" y="0"/>
                      <a:ext cx="6612255" cy="2903855"/>
                    </a:xfrm>
                    <a:prstGeom prst="rect">
                      <a:avLst/>
                    </a:prstGeom>
                    <a:noFill/>
                    <a:ln w="9525">
                      <a:noFill/>
                      <a:miter lim="800000"/>
                      <a:headEnd/>
                      <a:tailEnd/>
                    </a:ln>
                  </pic:spPr>
                </pic:pic>
              </a:graphicData>
            </a:graphic>
          </wp:inline>
        </w:drawing>
      </w:r>
    </w:p>
    <w:p w:rsidR="000D2384" w:rsidRPr="008F69F0" w:rsidRDefault="000D2384" w:rsidP="000D2384">
      <w:pPr>
        <w:pStyle w:val="Heading1"/>
      </w:pPr>
      <w:r>
        <w:br w:type="page"/>
      </w:r>
      <w:r w:rsidRPr="008F69F0">
        <w:t>The Normal Distribution</w:t>
      </w:r>
    </w:p>
    <w:p w:rsidR="000D2384" w:rsidRDefault="000D2384" w:rsidP="000D2384">
      <w:pPr>
        <w:pStyle w:val="BodyText"/>
      </w:pPr>
      <w:r>
        <w:t xml:space="preserve">The </w:t>
      </w:r>
      <w:r w:rsidRPr="008F2095">
        <w:rPr>
          <w:i/>
        </w:rPr>
        <w:t>normal distribution</w:t>
      </w:r>
      <w:r>
        <w:t xml:space="preserve"> is the </w:t>
      </w:r>
      <w:del w:id="268" w:author="Robert Stine" w:date="2009-07-14T17:07:00Z">
        <w:r w:rsidDel="00106AF4">
          <w:delText xml:space="preserve">ideal </w:delText>
        </w:r>
      </w:del>
      <w:ins w:id="269" w:author="Robert Stine" w:date="2009-07-14T17:07:00Z">
        <w:r>
          <w:t xml:space="preserve">prototype of </w:t>
        </w:r>
      </w:ins>
      <w:r>
        <w:t>“bell-shaped” distribution</w:t>
      </w:r>
      <w:ins w:id="270" w:author="Robert Stine" w:date="2009-07-14T17:07:00Z">
        <w:r>
          <w:t>s</w:t>
        </w:r>
      </w:ins>
      <w:r>
        <w:t>.</w:t>
      </w:r>
    </w:p>
    <w:p w:rsidR="000D2384" w:rsidRDefault="000D2384" w:rsidP="000D2384">
      <w:pPr>
        <w:pStyle w:val="BodyText"/>
      </w:pPr>
    </w:p>
    <w:p w:rsidR="000D2384" w:rsidRDefault="000D2384" w:rsidP="000D2384">
      <w:pPr>
        <w:pStyle w:val="BodyQuotation"/>
      </w:pPr>
      <w:r>
        <w:t>This ideal often approximates the shape of histograms of many data sets that occur naturally.</w:t>
      </w:r>
    </w:p>
    <w:p w:rsidR="000D2384" w:rsidRDefault="000D2384" w:rsidP="000D2384">
      <w:pPr>
        <w:pStyle w:val="BodyText"/>
      </w:pPr>
    </w:p>
    <w:p w:rsidR="000D2384" w:rsidRDefault="000D2384" w:rsidP="000D2384">
      <w:pPr>
        <w:pStyle w:val="BodyText"/>
      </w:pPr>
      <w:r>
        <w:t>A picture of a normal distribution:</w:t>
      </w:r>
    </w:p>
    <w:p w:rsidR="000D2384" w:rsidRDefault="000D2384" w:rsidP="000D2384">
      <w:pPr>
        <w:pStyle w:val="BodyText"/>
      </w:pPr>
    </w:p>
    <w:p w:rsidR="00FE4B68" w:rsidRDefault="00B21259">
      <w:pPr>
        <w:pStyle w:val="BodyText"/>
        <w:pPrChange w:id="271" w:author="Robert Stine" w:date="2009-07-14T17:05:00Z">
          <w:pPr>
            <w:pStyle w:val="BodyText"/>
            <w:jc w:val="center"/>
          </w:pPr>
        </w:pPrChange>
      </w:pPr>
      <w:r>
        <w:rPr>
          <w:noProof/>
        </w:rPr>
        <w:drawing>
          <wp:inline distT="0" distB="0" distL="0" distR="0">
            <wp:extent cx="5435600" cy="2209800"/>
            <wp:effectExtent l="2540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srcRect/>
                    <a:stretch>
                      <a:fillRect/>
                    </a:stretch>
                  </pic:blipFill>
                  <pic:spPr bwMode="auto">
                    <a:xfrm>
                      <a:off x="0" y="0"/>
                      <a:ext cx="5435600" cy="2209800"/>
                    </a:xfrm>
                    <a:prstGeom prst="rect">
                      <a:avLst/>
                    </a:prstGeom>
                    <a:noFill/>
                    <a:ln w="9525">
                      <a:noFill/>
                      <a:miter lim="800000"/>
                      <a:headEnd/>
                      <a:tailEnd/>
                    </a:ln>
                  </pic:spPr>
                </pic:pic>
              </a:graphicData>
            </a:graphic>
          </wp:inline>
        </w:drawing>
      </w:r>
    </w:p>
    <w:p w:rsidR="000D2384" w:rsidRDefault="000D2384" w:rsidP="000D2384">
      <w:pPr>
        <w:pStyle w:val="BodyText"/>
      </w:pPr>
    </w:p>
    <w:p w:rsidR="000D2384" w:rsidRDefault="000D2384" w:rsidP="000D2384">
      <w:pPr>
        <w:pStyle w:val="BodyText"/>
      </w:pPr>
      <w:r>
        <w:t>The normal distribution may be thought of as a refined histogram of a very, very large data set.</w:t>
      </w:r>
    </w:p>
    <w:p w:rsidR="000D2384" w:rsidRDefault="000D2384" w:rsidP="000D2384">
      <w:pPr>
        <w:pStyle w:val="BodyText"/>
      </w:pPr>
      <w:r>
        <w:t xml:space="preserve">The mean and standard deviation of a normal distribution are denoted by </w:t>
      </w:r>
      <w:r>
        <w:rPr>
          <w:i/>
        </w:rPr>
        <w:sym w:font="Symbol" w:char="F06D"/>
      </w:r>
      <w:r>
        <w:t xml:space="preserve"> and </w:t>
      </w:r>
      <w:r>
        <w:rPr>
          <w:i/>
        </w:rPr>
        <w:sym w:font="Symbol" w:char="F073"/>
      </w:r>
      <w:r>
        <w:t xml:space="preserve"> respectively.</w:t>
      </w:r>
    </w:p>
    <w:p w:rsidR="000D2384" w:rsidRDefault="000D2384" w:rsidP="000D2384">
      <w:pPr>
        <w:pStyle w:val="BodyText"/>
      </w:pPr>
    </w:p>
    <w:p w:rsidR="000D2384" w:rsidRDefault="000D2384" w:rsidP="000D2384">
      <w:pPr>
        <w:pStyle w:val="BodyText"/>
        <w:rPr>
          <w:ins w:id="272" w:author="Robert Stine" w:date="2009-07-14T23:18:00Z"/>
        </w:rPr>
      </w:pPr>
      <w:r>
        <w:t>Important characteristics of a normal distribution are:</w:t>
      </w:r>
    </w:p>
    <w:p w:rsidR="000D2384" w:rsidRDefault="000D2384" w:rsidP="000D2384">
      <w:pPr>
        <w:pStyle w:val="BodyText"/>
        <w:numPr>
          <w:ins w:id="273" w:author="Robert Stine" w:date="2009-07-14T23:18:00Z"/>
        </w:numPr>
      </w:pPr>
    </w:p>
    <w:p w:rsidR="000D2384" w:rsidRDefault="000D2384" w:rsidP="000D2384">
      <w:pPr>
        <w:pStyle w:val="BodyText"/>
      </w:pPr>
    </w:p>
    <w:p w:rsidR="000D2384" w:rsidRDefault="000D2384" w:rsidP="000D2384">
      <w:pPr>
        <w:pStyle w:val="BodyText"/>
        <w:numPr>
          <w:numberingChange w:id="274" w:author="Robert Stine" w:date="2009-07-13T18:16:00Z" w:original=""/>
        </w:numPr>
        <w:rPr>
          <w:i/>
        </w:rPr>
      </w:pPr>
      <w:ins w:id="275" w:author="Robert Stine" w:date="2009-07-14T17:07:00Z">
        <w:r>
          <w:tab/>
        </w:r>
      </w:ins>
      <w:proofErr w:type="gramStart"/>
      <w:r>
        <w:t xml:space="preserve">Bell-shaped and </w:t>
      </w:r>
      <w:r>
        <w:rPr>
          <w:i/>
        </w:rPr>
        <w:t>symmetric</w:t>
      </w:r>
      <w:r>
        <w:t xml:space="preserve"> about its mean </w:t>
      </w:r>
      <w:r>
        <w:rPr>
          <w:i/>
        </w:rPr>
        <w:sym w:font="Symbol" w:char="F06D"/>
      </w:r>
      <w:r>
        <w:rPr>
          <w:i/>
        </w:rPr>
        <w:t>.</w:t>
      </w:r>
      <w:proofErr w:type="gramEnd"/>
    </w:p>
    <w:p w:rsidR="00FE4B68" w:rsidRDefault="00FE4B68">
      <w:pPr>
        <w:pStyle w:val="BodyText"/>
        <w:numPr>
          <w:ins w:id="276" w:author="Robert Stine" w:date="2009-07-14T23:18:00Z"/>
        </w:numPr>
        <w:rPr>
          <w:ins w:id="277" w:author="Robert Stine" w:date="2009-07-14T23:18:00Z"/>
        </w:rPr>
        <w:pPrChange w:id="278" w:author="Robert Stine" w:date="2009-07-14T17:05:00Z">
          <w:pPr>
            <w:pStyle w:val="BodyText"/>
            <w:numPr>
              <w:numId w:val="39"/>
            </w:numPr>
            <w:tabs>
              <w:tab w:val="num" w:pos="360"/>
            </w:tabs>
            <w:ind w:left="360" w:hanging="360"/>
          </w:pPr>
        </w:pPrChange>
      </w:pPr>
    </w:p>
    <w:p w:rsidR="000D2384" w:rsidRDefault="000D2384" w:rsidP="000D2384">
      <w:pPr>
        <w:pStyle w:val="BodyText"/>
      </w:pPr>
    </w:p>
    <w:p w:rsidR="00FE4B68" w:rsidRDefault="000D2384">
      <w:pPr>
        <w:pStyle w:val="BodyText"/>
        <w:pPrChange w:id="279" w:author="Robert Stine" w:date="2009-07-14T17:05:00Z">
          <w:pPr>
            <w:pStyle w:val="BodyText"/>
            <w:numPr>
              <w:numId w:val="39"/>
            </w:numPr>
            <w:tabs>
              <w:tab w:val="num" w:pos="360"/>
            </w:tabs>
            <w:ind w:left="360" w:hanging="360"/>
          </w:pPr>
        </w:pPrChange>
      </w:pPr>
      <w:ins w:id="280" w:author="Robert Stine" w:date="2009-07-14T17:07:00Z">
        <w:r>
          <w:tab/>
        </w:r>
      </w:ins>
      <w:r>
        <w:t>About 68% (actually .6827)</w:t>
      </w:r>
      <w:r w:rsidRPr="00E50E34">
        <w:rPr>
          <w:rStyle w:val="FootnoteReference"/>
          <w:sz w:val="28"/>
          <w:szCs w:val="28"/>
        </w:rPr>
        <w:footnoteReference w:id="19"/>
      </w:r>
      <w:r>
        <w:t xml:space="preserve"> of the area lies within (</w:t>
      </w:r>
      <w:r>
        <w:rPr>
          <w:i/>
        </w:rPr>
        <w:sym w:font="Symbol" w:char="F06D"/>
      </w:r>
      <w:r>
        <w:rPr>
          <w:i/>
        </w:rPr>
        <w:t xml:space="preserve"> – </w:t>
      </w:r>
      <w:r>
        <w:rPr>
          <w:i/>
        </w:rPr>
        <w:sym w:font="Symbol" w:char="F073"/>
      </w:r>
      <w:proofErr w:type="gramStart"/>
      <w:r>
        <w:t xml:space="preserve"> ,</w:t>
      </w:r>
      <w:proofErr w:type="gramEnd"/>
      <w:r>
        <w:t xml:space="preserve"> </w:t>
      </w:r>
      <w:r>
        <w:rPr>
          <w:i/>
        </w:rPr>
        <w:sym w:font="Symbol" w:char="F06D"/>
      </w:r>
      <w:r>
        <w:rPr>
          <w:i/>
        </w:rPr>
        <w:t xml:space="preserve"> + </w:t>
      </w:r>
      <w:r>
        <w:rPr>
          <w:i/>
        </w:rPr>
        <w:sym w:font="Symbol" w:char="F073"/>
      </w:r>
      <w:r>
        <w:t xml:space="preserve"> ).</w:t>
      </w:r>
    </w:p>
    <w:p w:rsidR="00FE4B68" w:rsidRDefault="00FE4B68">
      <w:pPr>
        <w:pStyle w:val="BodyText"/>
        <w:pPrChange w:id="284" w:author="Robert Stine" w:date="2009-07-14T17:05:00Z">
          <w:pPr>
            <w:pStyle w:val="BodyText"/>
            <w:ind w:left="720"/>
          </w:pPr>
        </w:pPrChange>
      </w:pPr>
    </w:p>
    <w:p w:rsidR="00FE4B68" w:rsidRDefault="000D2384">
      <w:pPr>
        <w:pStyle w:val="BodyText"/>
        <w:pPrChange w:id="285" w:author="Robert Stine" w:date="2009-07-14T17:05:00Z">
          <w:pPr>
            <w:pStyle w:val="BodyText"/>
            <w:numPr>
              <w:numId w:val="39"/>
            </w:numPr>
            <w:tabs>
              <w:tab w:val="num" w:pos="360"/>
            </w:tabs>
            <w:ind w:left="360" w:hanging="360"/>
          </w:pPr>
        </w:pPrChange>
      </w:pPr>
      <w:ins w:id="286" w:author="Robert Stine" w:date="2009-07-14T17:07:00Z">
        <w:r>
          <w:tab/>
        </w:r>
      </w:ins>
      <w:r>
        <w:t>About 95% (actually .9545) of the area lies within (</w:t>
      </w:r>
      <w:r>
        <w:rPr>
          <w:i/>
        </w:rPr>
        <w:sym w:font="Symbol" w:char="F06D"/>
      </w:r>
      <w:r>
        <w:rPr>
          <w:i/>
        </w:rPr>
        <w:t xml:space="preserve"> – 2</w:t>
      </w:r>
      <w:r>
        <w:rPr>
          <w:i/>
        </w:rPr>
        <w:sym w:font="Symbol" w:char="F073"/>
      </w:r>
      <w:proofErr w:type="gramStart"/>
      <w:r>
        <w:t xml:space="preserve"> ,</w:t>
      </w:r>
      <w:proofErr w:type="gramEnd"/>
      <w:r>
        <w:t xml:space="preserve"> </w:t>
      </w:r>
      <w:r>
        <w:rPr>
          <w:i/>
        </w:rPr>
        <w:sym w:font="Symbol" w:char="F06D"/>
      </w:r>
      <w:r>
        <w:rPr>
          <w:i/>
        </w:rPr>
        <w:t xml:space="preserve"> + 2</w:t>
      </w:r>
      <w:r>
        <w:rPr>
          <w:i/>
        </w:rPr>
        <w:sym w:font="Symbol" w:char="F073"/>
      </w:r>
      <w:r>
        <w:rPr>
          <w:i/>
        </w:rPr>
        <w:t xml:space="preserve"> </w:t>
      </w:r>
      <w:r>
        <w:t>).</w:t>
      </w:r>
    </w:p>
    <w:p w:rsidR="00FE4B68" w:rsidRDefault="00FE4B68">
      <w:pPr>
        <w:pStyle w:val="BodyText"/>
        <w:pPrChange w:id="287" w:author="Robert Stine" w:date="2009-07-14T17:05:00Z">
          <w:pPr>
            <w:pStyle w:val="BodyText"/>
            <w:ind w:left="720"/>
          </w:pPr>
        </w:pPrChange>
      </w:pPr>
    </w:p>
    <w:p w:rsidR="000D2384" w:rsidRDefault="000D2384" w:rsidP="000D2384">
      <w:pPr>
        <w:pStyle w:val="BodyText"/>
        <w:numPr>
          <w:numberingChange w:id="288" w:author="Robert Stine" w:date="2009-07-13T18:16:00Z" w:original=""/>
        </w:numPr>
      </w:pPr>
      <w:ins w:id="289" w:author="Robert Stine" w:date="2009-07-14T17:07:00Z">
        <w:r>
          <w:tab/>
        </w:r>
      </w:ins>
      <w:r>
        <w:t>Almost 99.7% (actually .9973) of the area lies within (</w:t>
      </w:r>
      <w:r>
        <w:rPr>
          <w:i/>
        </w:rPr>
        <w:sym w:font="Symbol" w:char="F06D"/>
      </w:r>
      <w:r>
        <w:rPr>
          <w:i/>
        </w:rPr>
        <w:t xml:space="preserve"> – 3</w:t>
      </w:r>
      <w:r>
        <w:rPr>
          <w:i/>
        </w:rPr>
        <w:sym w:font="Symbol" w:char="F073"/>
      </w:r>
      <w:proofErr w:type="gramStart"/>
      <w:r>
        <w:t xml:space="preserve"> ,</w:t>
      </w:r>
      <w:proofErr w:type="gramEnd"/>
      <w:r>
        <w:t xml:space="preserve"> </w:t>
      </w:r>
      <w:r>
        <w:rPr>
          <w:i/>
        </w:rPr>
        <w:sym w:font="Symbol" w:char="F06D"/>
      </w:r>
      <w:r>
        <w:rPr>
          <w:i/>
        </w:rPr>
        <w:t xml:space="preserve"> + 3</w:t>
      </w:r>
      <w:r>
        <w:rPr>
          <w:i/>
        </w:rPr>
        <w:sym w:font="Symbol" w:char="F073"/>
      </w:r>
      <w:r>
        <w:t xml:space="preserve"> ).</w:t>
      </w:r>
    </w:p>
    <w:p w:rsidR="00FE4B68" w:rsidRDefault="00FE4B68">
      <w:pPr>
        <w:pStyle w:val="BodyText"/>
        <w:numPr>
          <w:ins w:id="290" w:author="Robert Stine" w:date="2009-07-14T23:18:00Z"/>
        </w:numPr>
        <w:rPr>
          <w:ins w:id="291" w:author="Robert Stine" w:date="2009-07-14T23:18:00Z"/>
        </w:rPr>
        <w:pPrChange w:id="292" w:author="Robert Stine" w:date="2009-07-14T17:05:00Z">
          <w:pPr>
            <w:pStyle w:val="BodyText"/>
            <w:numPr>
              <w:numId w:val="39"/>
            </w:numPr>
            <w:tabs>
              <w:tab w:val="num" w:pos="360"/>
            </w:tabs>
            <w:ind w:left="360" w:hanging="360"/>
          </w:pPr>
        </w:pPrChange>
      </w:pPr>
    </w:p>
    <w:p w:rsidR="00FE4B68" w:rsidRDefault="00FE4B68">
      <w:pPr>
        <w:pStyle w:val="BodyText"/>
        <w:pPrChange w:id="293" w:author="Robert Stine" w:date="2009-07-14T17:05:00Z">
          <w:pPr>
            <w:pStyle w:val="BodyText"/>
            <w:ind w:left="720"/>
          </w:pPr>
        </w:pPrChange>
      </w:pPr>
    </w:p>
    <w:p w:rsidR="000D2384" w:rsidRDefault="000D2384" w:rsidP="000D2384">
      <w:pPr>
        <w:pStyle w:val="BodyText"/>
      </w:pPr>
      <w:r>
        <w:t xml:space="preserve">Note that the standard deviation </w:t>
      </w:r>
      <w:r>
        <w:sym w:font="Symbol" w:char="F073"/>
      </w:r>
      <w:r>
        <w:t xml:space="preserve"> is a natural unit of distance for the normal distribution.</w:t>
      </w:r>
    </w:p>
    <w:p w:rsidR="000D2384" w:rsidRPr="008F69F0" w:rsidRDefault="000D2384" w:rsidP="000D2384">
      <w:pPr>
        <w:pStyle w:val="Heading1"/>
      </w:pPr>
      <w:r>
        <w:br w:type="page"/>
      </w:r>
      <w:r w:rsidRPr="008F69F0">
        <w:t>Normality of Data</w:t>
      </w:r>
    </w:p>
    <w:p w:rsidR="000D2384" w:rsidRDefault="000D2384" w:rsidP="000D2384">
      <w:pPr>
        <w:pStyle w:val="BodyText"/>
      </w:pPr>
      <w:r>
        <w:t>Using the refined histogram interpretation, the relative area under the curve over an interval can be associated with both</w:t>
      </w:r>
      <w:ins w:id="294" w:author="Robert Stine" w:date="2009-07-14T17:07:00Z">
        <w:r>
          <w:t xml:space="preserve"> the</w:t>
        </w:r>
      </w:ins>
    </w:p>
    <w:p w:rsidR="000D2384" w:rsidRDefault="000D2384" w:rsidP="000D2384">
      <w:pPr>
        <w:pStyle w:val="BodyText"/>
      </w:pPr>
    </w:p>
    <w:p w:rsidR="000D2384" w:rsidRDefault="000D2384" w:rsidP="000D2384">
      <w:pPr>
        <w:pStyle w:val="BodyQuotation"/>
      </w:pPr>
      <w:del w:id="295" w:author="Robert Stine" w:date="2009-07-14T17:08:00Z">
        <w:r w:rsidDel="00106AF4">
          <w:delText>the r</w:delText>
        </w:r>
      </w:del>
      <w:ins w:id="296" w:author="Robert Stine" w:date="2009-07-14T17:08:00Z">
        <w:r>
          <w:t>R</w:t>
        </w:r>
      </w:ins>
      <w:r>
        <w:t>elative frequency of values in the interval, and</w:t>
      </w:r>
      <w:ins w:id="297" w:author="Robert Stine" w:date="2009-07-14T17:08:00Z">
        <w:r>
          <w:t xml:space="preserve"> the</w:t>
        </w:r>
      </w:ins>
    </w:p>
    <w:p w:rsidR="000D2384" w:rsidRDefault="000D2384" w:rsidP="000D2384">
      <w:pPr>
        <w:pStyle w:val="BodyQuotation"/>
      </w:pPr>
      <w:del w:id="298" w:author="Robert Stine" w:date="2009-07-14T17:08:00Z">
        <w:r w:rsidDel="00106AF4">
          <w:delText>the p</w:delText>
        </w:r>
      </w:del>
      <w:proofErr w:type="gramStart"/>
      <w:ins w:id="299" w:author="Robert Stine" w:date="2009-07-14T17:08:00Z">
        <w:r>
          <w:t>P</w:t>
        </w:r>
      </w:ins>
      <w:r>
        <w:t>robability that a randomly drawn observation falls within the interval.</w:t>
      </w:r>
      <w:proofErr w:type="gramEnd"/>
    </w:p>
    <w:p w:rsidR="000D2384" w:rsidRDefault="000D2384" w:rsidP="000D2384">
      <w:pPr>
        <w:pStyle w:val="BodyText"/>
      </w:pPr>
    </w:p>
    <w:p w:rsidR="000D2384" w:rsidRDefault="000D2384" w:rsidP="000D2384">
      <w:pPr>
        <w:pStyle w:val="BodyText"/>
      </w:pPr>
      <w:r>
        <w:t xml:space="preserve">Let us see how well the normal distribution approximates the </w:t>
      </w:r>
      <w:del w:id="300" w:author="Robert Stine" w:date="2009-07-14T17:08:00Z">
        <w:r w:rsidDel="00106AF4">
          <w:delText xml:space="preserve">GM92 </w:delText>
        </w:r>
      </w:del>
      <w:ins w:id="301" w:author="Robert Stine" w:date="2009-07-14T17:08:00Z">
        <w:r>
          <w:t>returns on Microsoft during 2004 through 2007</w:t>
        </w:r>
      </w:ins>
      <w:del w:id="302" w:author="Robert Stine" w:date="2009-07-14T17:08:00Z">
        <w:r w:rsidDel="00106AF4">
          <w:delText>data</w:delText>
        </w:r>
      </w:del>
      <w:r>
        <w:t xml:space="preserve">. Here, </w:t>
      </w:r>
      <w:r w:rsidRPr="00F6230D">
        <w:rPr>
          <w:position w:val="-2"/>
          <w:szCs w:val="24"/>
        </w:rPr>
        <w:object w:dxaOrig="240" w:dyaOrig="260">
          <v:shape id="_x0000_i1033" type="#_x0000_t75" style="width:12pt;height:13.35pt" o:ole="" fillcolor="window">
            <v:imagedata r:id="rId47" r:pict="rId48" o:title=""/>
          </v:shape>
          <o:OLEObject Type="Embed" ProgID="Equation" ShapeID="_x0000_i1033" DrawAspect="Content" ObjectID="_1183207183" r:id="rId49"/>
        </w:object>
      </w:r>
      <w:r>
        <w:t xml:space="preserve"> </w:t>
      </w:r>
      <w:r>
        <w:sym w:font="Symbol" w:char="F0BB"/>
      </w:r>
      <w:proofErr w:type="gramStart"/>
      <w:r>
        <w:t xml:space="preserve"> .</w:t>
      </w:r>
      <w:proofErr w:type="gramEnd"/>
      <w:del w:id="303" w:author="Robert Stine" w:date="2009-07-14T17:08:00Z">
        <w:r w:rsidDel="003F7C2C">
          <w:delText xml:space="preserve">00158 </w:delText>
        </w:r>
      </w:del>
      <w:ins w:id="304" w:author="Robert Stine" w:date="2009-07-14T17:08:00Z">
        <w:r>
          <w:t xml:space="preserve">00048 </w:t>
        </w:r>
      </w:ins>
      <w:r>
        <w:t xml:space="preserve">and </w:t>
      </w:r>
      <w:r>
        <w:rPr>
          <w:i/>
        </w:rPr>
        <w:t>s</w:t>
      </w:r>
      <w:r>
        <w:t xml:space="preserve"> </w:t>
      </w:r>
      <w:r>
        <w:sym w:font="Symbol" w:char="F0BB"/>
      </w:r>
      <w:proofErr w:type="gramStart"/>
      <w:r>
        <w:t xml:space="preserve"> .</w:t>
      </w:r>
      <w:proofErr w:type="gramEnd"/>
      <w:del w:id="305" w:author="Robert Stine" w:date="2009-07-14T17:09:00Z">
        <w:r w:rsidDel="003F7C2C">
          <w:delText xml:space="preserve">02024 </w:delText>
        </w:r>
      </w:del>
      <w:ins w:id="306" w:author="Robert Stine" w:date="2009-07-14T17:09:00Z">
        <w:r>
          <w:t xml:space="preserve">01199 </w:t>
        </w:r>
      </w:ins>
      <w:r>
        <w:t>so that:</w:t>
      </w:r>
    </w:p>
    <w:p w:rsidR="000D2384" w:rsidRDefault="000D2384" w:rsidP="000D2384">
      <w:pPr>
        <w:pStyle w:val="BodyText"/>
      </w:pPr>
    </w:p>
    <w:p w:rsidR="00FE4B68" w:rsidRDefault="000D2384">
      <w:pPr>
        <w:pStyle w:val="BodyText"/>
        <w:pPrChange w:id="307" w:author="Robert Stine" w:date="2009-07-14T17:05:00Z">
          <w:pPr>
            <w:pStyle w:val="BodyText"/>
            <w:jc w:val="center"/>
          </w:pPr>
        </w:pPrChange>
      </w:pPr>
      <w:ins w:id="308" w:author="Robert Stine" w:date="2009-07-14T17:08:00Z">
        <w:r>
          <w:tab/>
        </w:r>
      </w:ins>
      <w:r w:rsidR="00E6176F">
        <w:pict>
          <v:shape id="_x0000_i1034" type="#_x0000_t75" style="width:91.35pt;height:19.35pt" fillcolor="window">
            <v:imagedata r:id="rId50" r:pict="rId51" o:title=""/>
          </v:shape>
        </w:pict>
      </w:r>
      <w:r>
        <w:t xml:space="preserve"> </w:t>
      </w:r>
      <w:r>
        <w:sym w:font="Symbol" w:char="F0BB"/>
      </w:r>
      <w:r>
        <w:t xml:space="preserve"> (-</w:t>
      </w:r>
      <w:ins w:id="309" w:author="Robert Stine" w:date="2009-07-14T17:09:00Z">
        <w:r w:rsidRPr="009E5D87">
          <w:t>0.01151</w:t>
        </w:r>
      </w:ins>
      <w:del w:id="310" w:author="Unknown">
        <w:r w:rsidRPr="009E5D87" w:rsidDel="009E5D87">
          <w:delText>0.0187</w:delText>
        </w:r>
      </w:del>
      <w:r>
        <w:t>, 0.</w:t>
      </w:r>
      <w:ins w:id="311" w:author="Robert Stine" w:date="2009-07-14T17:10:00Z">
        <w:r w:rsidRPr="009E5D87">
          <w:t>01247</w:t>
        </w:r>
      </w:ins>
      <w:del w:id="312" w:author="Unknown">
        <w:r w:rsidRPr="009E5D87" w:rsidDel="009E5D87">
          <w:delText>0218</w:delText>
        </w:r>
      </w:del>
      <w:r w:rsidRPr="009E5D87">
        <w:t>)</w:t>
      </w:r>
    </w:p>
    <w:p w:rsidR="00FE4B68" w:rsidRDefault="000D2384">
      <w:pPr>
        <w:pStyle w:val="BodyText"/>
        <w:pPrChange w:id="313" w:author="Robert Stine" w:date="2009-07-14T17:05:00Z">
          <w:pPr>
            <w:pStyle w:val="BodyText"/>
            <w:jc w:val="center"/>
          </w:pPr>
        </w:pPrChange>
      </w:pPr>
      <w:ins w:id="314" w:author="Robert Stine" w:date="2009-07-14T17:08:00Z">
        <w:r>
          <w:tab/>
        </w:r>
      </w:ins>
      <w:r w:rsidR="00E6176F">
        <w:pict>
          <v:shape id="_x0000_i1035" type="#_x0000_t75" style="width:110pt;height:19.35pt" fillcolor="window">
            <v:imagedata r:id="rId52" r:pict="rId53" o:title=""/>
          </v:shape>
        </w:pict>
      </w:r>
      <w:r>
        <w:t xml:space="preserve"> </w:t>
      </w:r>
      <w:r>
        <w:sym w:font="Symbol" w:char="F0BB"/>
      </w:r>
      <w:r>
        <w:t xml:space="preserve"> (-0.</w:t>
      </w:r>
      <w:del w:id="315" w:author="Robert Stine" w:date="2009-07-14T17:11:00Z">
        <w:r w:rsidDel="009E5D87">
          <w:delText>0389</w:delText>
        </w:r>
      </w:del>
      <w:proofErr w:type="gramStart"/>
      <w:ins w:id="316" w:author="Robert Stine" w:date="2009-07-14T17:11:00Z">
        <w:r>
          <w:t>02350</w:t>
        </w:r>
      </w:ins>
      <w:r>
        <w:t>, 0.</w:t>
      </w:r>
      <w:proofErr w:type="gramEnd"/>
      <w:del w:id="317" w:author="Robert Stine" w:date="2009-07-14T17:10:00Z">
        <w:r w:rsidDel="009E5D87">
          <w:delText>0421</w:delText>
        </w:r>
      </w:del>
      <w:ins w:id="318" w:author="Robert Stine" w:date="2009-07-14T17:10:00Z">
        <w:r>
          <w:t>02446</w:t>
        </w:r>
      </w:ins>
      <w:r>
        <w:t>)</w:t>
      </w:r>
    </w:p>
    <w:p w:rsidR="00FE4B68" w:rsidRDefault="000D2384">
      <w:pPr>
        <w:pStyle w:val="BodyText"/>
        <w:pPrChange w:id="319" w:author="Robert Stine" w:date="2009-07-14T17:05:00Z">
          <w:pPr>
            <w:pStyle w:val="BodyText"/>
            <w:jc w:val="center"/>
          </w:pPr>
        </w:pPrChange>
      </w:pPr>
      <w:ins w:id="320" w:author="Robert Stine" w:date="2009-07-14T17:08:00Z">
        <w:r>
          <w:tab/>
        </w:r>
      </w:ins>
      <w:r w:rsidR="00E6176F">
        <w:pict>
          <v:shape id="_x0000_i1036" type="#_x0000_t75" style="width:108pt;height:19.35pt" fillcolor="window">
            <v:imagedata r:id="rId54" r:pict="rId55" o:title=""/>
          </v:shape>
        </w:pict>
      </w:r>
      <w:r>
        <w:t xml:space="preserve"> </w:t>
      </w:r>
      <w:r>
        <w:sym w:font="Symbol" w:char="F0BB"/>
      </w:r>
      <w:r>
        <w:t xml:space="preserve"> (-0.0</w:t>
      </w:r>
      <w:ins w:id="321" w:author="Robert Stine" w:date="2009-07-14T17:11:00Z">
        <w:r>
          <w:t>3549</w:t>
        </w:r>
      </w:ins>
      <w:del w:id="322" w:author="Robert Stine" w:date="2009-07-14T17:11:00Z">
        <w:r w:rsidDel="009E5D87">
          <w:delText>591</w:delText>
        </w:r>
      </w:del>
      <w:r>
        <w:t>, 0.</w:t>
      </w:r>
      <w:del w:id="323" w:author="Robert Stine" w:date="2009-07-14T17:10:00Z">
        <w:r w:rsidDel="009E5D87">
          <w:delText>0623</w:delText>
        </w:r>
      </w:del>
      <w:ins w:id="324" w:author="Robert Stine" w:date="2009-07-14T17:10:00Z">
        <w:r>
          <w:t>03645</w:t>
        </w:r>
      </w:ins>
      <w:r>
        <w:t>)</w:t>
      </w:r>
    </w:p>
    <w:p w:rsidR="000D2384" w:rsidRDefault="000D2384" w:rsidP="000D2384">
      <w:pPr>
        <w:pStyle w:val="BodyText"/>
      </w:pPr>
    </w:p>
    <w:p w:rsidR="000D2384" w:rsidRDefault="000D2384" w:rsidP="000D2384">
      <w:pPr>
        <w:pStyle w:val="BodyText"/>
      </w:pPr>
      <w:r>
        <w:t>For each of these intervals, it turns out that:</w:t>
      </w:r>
    </w:p>
    <w:p w:rsidR="000D2384" w:rsidRDefault="000D2384" w:rsidP="000D2384">
      <w:pPr>
        <w:pStyle w:val="BodyText"/>
      </w:pPr>
    </w:p>
    <w:p w:rsidR="00FE4B68" w:rsidRDefault="000D2384">
      <w:pPr>
        <w:pStyle w:val="BodyText"/>
        <w:pPrChange w:id="325" w:author="Robert Stine" w:date="2009-07-14T17:05:00Z">
          <w:pPr>
            <w:pStyle w:val="BodyText"/>
            <w:jc w:val="center"/>
          </w:pPr>
        </w:pPrChange>
      </w:pPr>
      <w:ins w:id="326" w:author="Robert Stine" w:date="2009-07-14T17:17:00Z">
        <w:r>
          <w:tab/>
        </w:r>
      </w:ins>
      <w:del w:id="327" w:author="Robert Stine" w:date="2009-07-14T17:15:00Z">
        <w:r w:rsidRPr="008F69F0" w:rsidDel="009E5D87">
          <w:delText>366</w:delText>
        </w:r>
      </w:del>
      <w:ins w:id="328" w:author="Robert Stine" w:date="2009-07-14T17:15:00Z">
        <w:r>
          <w:t>789</w:t>
        </w:r>
      </w:ins>
      <w:r w:rsidRPr="008F69F0">
        <w:t>/</w:t>
      </w:r>
      <w:ins w:id="329" w:author="Robert Stine" w:date="2009-07-14T17:15:00Z">
        <w:r>
          <w:t>1,006</w:t>
        </w:r>
      </w:ins>
      <w:del w:id="330" w:author="Robert Stine" w:date="2009-07-14T17:15:00Z">
        <w:r w:rsidRPr="008F69F0" w:rsidDel="009E5D87">
          <w:delText>507</w:delText>
        </w:r>
      </w:del>
      <w:r w:rsidRPr="008F69F0">
        <w:t xml:space="preserve"> </w:t>
      </w:r>
      <w:r w:rsidRPr="008F69F0">
        <w:sym w:font="Symbol" w:char="F0BB"/>
      </w:r>
      <w:r>
        <w:t xml:space="preserve"> </w:t>
      </w:r>
      <w:del w:id="331" w:author="Robert Stine" w:date="2009-07-14T17:13:00Z">
        <w:r w:rsidDel="009E5D87">
          <w:delText>72</w:delText>
        </w:r>
      </w:del>
      <w:ins w:id="332" w:author="Robert Stine" w:date="2009-07-14T17:13:00Z">
        <w:r>
          <w:t>78</w:t>
        </w:r>
      </w:ins>
      <w:r>
        <w:t>.</w:t>
      </w:r>
      <w:del w:id="333" w:author="Robert Stine" w:date="2009-07-14T17:14:00Z">
        <w:r w:rsidDel="009E5D87">
          <w:delText>19</w:delText>
        </w:r>
      </w:del>
      <w:ins w:id="334" w:author="Robert Stine" w:date="2009-07-14T17:14:00Z">
        <w:r>
          <w:t>4</w:t>
        </w:r>
      </w:ins>
      <w:r>
        <w:t xml:space="preserve">% </w:t>
      </w:r>
      <w:r w:rsidRPr="008F69F0">
        <w:t xml:space="preserve">of the observations fall within </w:t>
      </w:r>
      <w:r w:rsidRPr="008F69F0">
        <w:rPr>
          <w:i/>
        </w:rPr>
        <w:t>s</w:t>
      </w:r>
      <w:r w:rsidRPr="008F69F0">
        <w:t xml:space="preserve"> of </w:t>
      </w:r>
      <w:r w:rsidRPr="008F69F0">
        <w:rPr>
          <w:position w:val="-2"/>
        </w:rPr>
        <w:object w:dxaOrig="240" w:dyaOrig="260">
          <v:shape id="_x0000_i1037" type="#_x0000_t75" style="width:12pt;height:13.35pt" o:ole="" fillcolor="window">
            <v:imagedata r:id="rId56" r:pict="rId57" o:title=""/>
          </v:shape>
          <o:OLEObject Type="Embed" ProgID="Equation" ShapeID="_x0000_i1037" DrawAspect="Content" ObjectID="_1183207184" r:id="rId58"/>
        </w:object>
      </w:r>
      <w:r w:rsidRPr="008F69F0">
        <w:t>.</w:t>
      </w:r>
    </w:p>
    <w:p w:rsidR="00FE4B68" w:rsidRDefault="000D2384">
      <w:pPr>
        <w:pStyle w:val="BodyText"/>
        <w:pPrChange w:id="335" w:author="Robert Stine" w:date="2009-07-14T17:05:00Z">
          <w:pPr>
            <w:pStyle w:val="BodyText"/>
            <w:jc w:val="center"/>
          </w:pPr>
        </w:pPrChange>
      </w:pPr>
      <w:ins w:id="336" w:author="Robert Stine" w:date="2009-07-14T17:17:00Z">
        <w:r>
          <w:tab/>
        </w:r>
      </w:ins>
      <w:del w:id="337" w:author="Robert Stine" w:date="2009-07-14T17:16:00Z">
        <w:r w:rsidRPr="008F69F0" w:rsidDel="009E5D87">
          <w:delText>481</w:delText>
        </w:r>
      </w:del>
      <w:proofErr w:type="gramStart"/>
      <w:ins w:id="338" w:author="Robert Stine" w:date="2009-07-14T17:16:00Z">
        <w:r>
          <w:t>963</w:t>
        </w:r>
      </w:ins>
      <w:r w:rsidRPr="008F69F0">
        <w:t>/</w:t>
      </w:r>
      <w:del w:id="339" w:author="Robert Stine" w:date="2009-07-14T17:16:00Z">
        <w:r w:rsidRPr="008F69F0" w:rsidDel="009E5D87">
          <w:delText xml:space="preserve">507 </w:delText>
        </w:r>
      </w:del>
      <w:ins w:id="340" w:author="Robert Stine" w:date="2009-07-14T17:16:00Z">
        <w:r>
          <w:t>1,006</w:t>
        </w:r>
        <w:r w:rsidRPr="008F69F0">
          <w:t xml:space="preserve"> </w:t>
        </w:r>
      </w:ins>
      <w:r w:rsidRPr="008F69F0">
        <w:sym w:font="Symbol" w:char="F0BB"/>
      </w:r>
      <w:r>
        <w:t xml:space="preserve"> </w:t>
      </w:r>
      <w:del w:id="341" w:author="Robert Stine" w:date="2009-07-14T17:14:00Z">
        <w:r w:rsidDel="009E5D87">
          <w:delText>94</w:delText>
        </w:r>
      </w:del>
      <w:ins w:id="342" w:author="Robert Stine" w:date="2009-07-14T17:14:00Z">
        <w:r>
          <w:t>95</w:t>
        </w:r>
      </w:ins>
      <w:r>
        <w:t>.</w:t>
      </w:r>
      <w:proofErr w:type="gramEnd"/>
      <w:del w:id="343" w:author="Robert Stine" w:date="2009-07-14T17:14:00Z">
        <w:r w:rsidDel="009E5D87">
          <w:delText>9</w:delText>
        </w:r>
      </w:del>
      <w:ins w:id="344" w:author="Robert Stine" w:date="2009-07-14T17:14:00Z">
        <w:r>
          <w:t>7</w:t>
        </w:r>
      </w:ins>
      <w:r>
        <w:t xml:space="preserve">% </w:t>
      </w:r>
      <w:r w:rsidRPr="008F69F0">
        <w:t>of the observations fall within 2</w:t>
      </w:r>
      <w:r w:rsidRPr="008F69F0">
        <w:rPr>
          <w:i/>
        </w:rPr>
        <w:t>s</w:t>
      </w:r>
      <w:r w:rsidRPr="008F69F0">
        <w:rPr>
          <w:position w:val="-4"/>
        </w:rPr>
        <w:t xml:space="preserve"> </w:t>
      </w:r>
      <w:r w:rsidRPr="008F69F0">
        <w:t xml:space="preserve">of </w:t>
      </w:r>
      <w:r w:rsidRPr="008F69F0">
        <w:rPr>
          <w:position w:val="-2"/>
        </w:rPr>
        <w:object w:dxaOrig="240" w:dyaOrig="260">
          <v:shape id="_x0000_i1038" type="#_x0000_t75" style="width:12pt;height:13.35pt" o:ole="" fillcolor="window">
            <v:imagedata r:id="rId59" r:pict="rId60" o:title=""/>
          </v:shape>
          <o:OLEObject Type="Embed" ProgID="Equation" ShapeID="_x0000_i1038" DrawAspect="Content" ObjectID="_1183207185" r:id="rId61"/>
        </w:object>
      </w:r>
      <w:r w:rsidRPr="008F69F0">
        <w:t>.</w:t>
      </w:r>
    </w:p>
    <w:p w:rsidR="00FE4B68" w:rsidRDefault="000D2384">
      <w:pPr>
        <w:pStyle w:val="BodyText"/>
        <w:pPrChange w:id="345" w:author="Robert Stine" w:date="2009-07-14T17:05:00Z">
          <w:pPr>
            <w:pStyle w:val="BodyText"/>
            <w:jc w:val="center"/>
          </w:pPr>
        </w:pPrChange>
      </w:pPr>
      <w:ins w:id="346" w:author="Robert Stine" w:date="2009-07-14T17:17:00Z">
        <w:r>
          <w:tab/>
        </w:r>
      </w:ins>
      <w:del w:id="347" w:author="Robert Stine" w:date="2009-07-14T17:16:00Z">
        <w:r w:rsidRPr="008F69F0" w:rsidDel="009E5D87">
          <w:delText>504</w:delText>
        </w:r>
      </w:del>
      <w:ins w:id="348" w:author="Robert Stine" w:date="2009-07-14T17:16:00Z">
        <w:r>
          <w:t>997</w:t>
        </w:r>
      </w:ins>
      <w:r w:rsidRPr="008F69F0">
        <w:t>/</w:t>
      </w:r>
      <w:ins w:id="349" w:author="Robert Stine" w:date="2009-07-14T17:16:00Z">
        <w:r>
          <w:t>1,006</w:t>
        </w:r>
      </w:ins>
      <w:del w:id="350" w:author="Robert Stine" w:date="2009-07-14T17:16:00Z">
        <w:r w:rsidRPr="008F69F0" w:rsidDel="009E5D87">
          <w:delText>507</w:delText>
        </w:r>
      </w:del>
      <w:r w:rsidRPr="008F69F0">
        <w:t xml:space="preserve"> </w:t>
      </w:r>
      <w:r w:rsidRPr="008F69F0">
        <w:sym w:font="Symbol" w:char="F0BB"/>
      </w:r>
      <w:r>
        <w:t xml:space="preserve"> 99.</w:t>
      </w:r>
      <w:del w:id="351" w:author="Robert Stine" w:date="2009-07-14T17:17:00Z">
        <w:r w:rsidDel="009E5D87">
          <w:delText>4</w:delText>
        </w:r>
      </w:del>
      <w:ins w:id="352" w:author="Robert Stine" w:date="2009-07-14T17:17:00Z">
        <w:r>
          <w:t>1</w:t>
        </w:r>
      </w:ins>
      <w:r>
        <w:t xml:space="preserve">% </w:t>
      </w:r>
      <w:r w:rsidRPr="008F69F0">
        <w:t>of the observations fall within 3</w:t>
      </w:r>
      <w:r w:rsidRPr="008F69F0">
        <w:rPr>
          <w:i/>
        </w:rPr>
        <w:t>s</w:t>
      </w:r>
      <w:r w:rsidRPr="008F69F0">
        <w:t xml:space="preserve"> of </w:t>
      </w:r>
      <w:r w:rsidRPr="008F69F0">
        <w:rPr>
          <w:position w:val="-2"/>
        </w:rPr>
        <w:object w:dxaOrig="240" w:dyaOrig="260">
          <v:shape id="_x0000_i1039" type="#_x0000_t75" style="width:12pt;height:13.35pt" o:ole="" fillcolor="window">
            <v:imagedata r:id="rId62" r:pict="rId63" o:title=""/>
          </v:shape>
          <o:OLEObject Type="Embed" ProgID="Equation" ShapeID="_x0000_i1039" DrawAspect="Content" ObjectID="_1183207186" r:id="rId64"/>
        </w:object>
      </w:r>
      <w:r w:rsidRPr="008F69F0">
        <w:t>.</w:t>
      </w:r>
    </w:p>
    <w:p w:rsidR="000D2384" w:rsidRDefault="000D2384" w:rsidP="000D2384">
      <w:pPr>
        <w:pStyle w:val="BodyText"/>
      </w:pPr>
    </w:p>
    <w:p w:rsidR="000D2384" w:rsidRDefault="000D2384" w:rsidP="000D2384">
      <w:pPr>
        <w:pStyle w:val="BodyText"/>
      </w:pPr>
      <w:r>
        <w:t>Key point</w:t>
      </w:r>
    </w:p>
    <w:p w:rsidR="000D2384" w:rsidRDefault="000D2384" w:rsidP="000D2384">
      <w:pPr>
        <w:pStyle w:val="BodyText"/>
      </w:pPr>
    </w:p>
    <w:p w:rsidR="000D2384" w:rsidRDefault="000D2384" w:rsidP="000D2384">
      <w:pPr>
        <w:pStyle w:val="BodyQuotation"/>
      </w:pPr>
      <w:r>
        <w:t xml:space="preserve">This </w:t>
      </w:r>
      <w:r w:rsidR="00E6176F" w:rsidRPr="00E6176F">
        <w:rPr>
          <w:i/>
          <w:rPrChange w:id="353" w:author="Robert Stine" w:date="2009-07-14T17:17:00Z">
            <w:rPr/>
          </w:rPrChange>
        </w:rPr>
        <w:t>approximate</w:t>
      </w:r>
      <w:r>
        <w:t xml:space="preserve"> agreement between the normal distribution and data is sometimes called the </w:t>
      </w:r>
      <w:r>
        <w:rPr>
          <w:i/>
        </w:rPr>
        <w:t>empirical rule</w:t>
      </w:r>
      <w:r>
        <w:t xml:space="preserve">. Since the empirical rule </w:t>
      </w:r>
      <w:ins w:id="354" w:author="Robert Stine" w:date="2009-07-14T17:17:00Z">
        <w:r>
          <w:t xml:space="preserve">approximates </w:t>
        </w:r>
      </w:ins>
      <w:del w:id="355" w:author="Robert Stine" w:date="2009-07-14T17:17:00Z">
        <w:r w:rsidDel="009E5D87">
          <w:delText>seems to hold here</w:delText>
        </w:r>
      </w:del>
      <w:ins w:id="356" w:author="Robert Stine" w:date="2009-07-14T17:17:00Z">
        <w:r>
          <w:t>the distribution of these returns</w:t>
        </w:r>
      </w:ins>
      <w:r>
        <w:t xml:space="preserve">, we can concisely summarize the </w:t>
      </w:r>
      <w:del w:id="357" w:author="Robert Stine" w:date="2009-07-14T17:17:00Z">
        <w:r w:rsidDel="009E5D87">
          <w:delText xml:space="preserve">507 </w:delText>
        </w:r>
      </w:del>
      <w:ins w:id="358" w:author="Robert Stine" w:date="2009-07-14T17:17:00Z">
        <w:r>
          <w:t xml:space="preserve">1,006 </w:t>
        </w:r>
      </w:ins>
      <w:del w:id="359" w:author="Robert Stine" w:date="2009-07-14T17:17:00Z">
        <w:r w:rsidDel="009E5D87">
          <w:delText>relative changes</w:delText>
        </w:r>
      </w:del>
      <w:ins w:id="360" w:author="Robert Stine" w:date="2009-07-14T17:17:00Z">
        <w:r>
          <w:t>returns</w:t>
        </w:r>
      </w:ins>
      <w:r>
        <w:t xml:space="preserve"> observed in </w:t>
      </w:r>
      <w:del w:id="361" w:author="Robert Stine" w:date="2009-07-14T17:17:00Z">
        <w:r w:rsidRPr="001B679B" w:rsidDel="009E5D87">
          <w:delText>GM92</w:delText>
        </w:r>
        <w:r w:rsidDel="009E5D87">
          <w:delText xml:space="preserve"> </w:delText>
        </w:r>
      </w:del>
      <w:ins w:id="362" w:author="Robert Stine" w:date="2009-07-14T17:17:00Z">
        <w:r>
          <w:t xml:space="preserve">Microsoft stock </w:t>
        </w:r>
      </w:ins>
      <w:r>
        <w:t>with just a mean and SD</w:t>
      </w:r>
      <w:r w:rsidRPr="00327FFB">
        <w:rPr>
          <w:szCs w:val="24"/>
        </w:rPr>
        <w:t xml:space="preserve">. </w:t>
      </w:r>
      <w:r w:rsidRPr="00327FFB">
        <w:t>The</w:t>
      </w:r>
      <w:r>
        <w:t xml:space="preserve"> empirical rule translates these two summary statistics into statements about where the values concentrate.</w:t>
      </w:r>
    </w:p>
    <w:p w:rsidR="000D2384" w:rsidRDefault="000D2384" w:rsidP="000D2384">
      <w:pPr>
        <w:pStyle w:val="BodyQuotation"/>
      </w:pPr>
    </w:p>
    <w:p w:rsidR="000D2384" w:rsidRDefault="000D2384" w:rsidP="000D2384">
      <w:pPr>
        <w:pStyle w:val="BodyQuotation"/>
      </w:pPr>
      <w:r>
        <w:t>A cool thing about normally distributed data is that the mean and standard deviation summarize all we may need to know about the dataset.</w:t>
      </w:r>
    </w:p>
    <w:p w:rsidR="000D2384" w:rsidRDefault="000D2384" w:rsidP="000D2384">
      <w:pPr>
        <w:pStyle w:val="BodyText"/>
      </w:pPr>
    </w:p>
    <w:p w:rsidR="000D2384" w:rsidRDefault="000D2384" w:rsidP="000D2384">
      <w:pPr>
        <w:pStyle w:val="BodyText"/>
      </w:pPr>
      <w:r w:rsidRPr="00D17189">
        <w:t>Why this bell-shape and not another?</w:t>
      </w:r>
    </w:p>
    <w:p w:rsidR="000D2384" w:rsidRPr="00D17189" w:rsidRDefault="000D2384" w:rsidP="000D2384">
      <w:pPr>
        <w:pStyle w:val="BodyText"/>
      </w:pPr>
    </w:p>
    <w:p w:rsidR="000D2384" w:rsidRPr="00D17189" w:rsidRDefault="000D2384" w:rsidP="000D2384">
      <w:pPr>
        <w:pStyle w:val="BodyQuotation"/>
      </w:pPr>
      <w:r>
        <w:t xml:space="preserve">Fact:  </w:t>
      </w:r>
      <w:r w:rsidRPr="00D17189">
        <w:t xml:space="preserve">If </w:t>
      </w:r>
      <w:r>
        <w:t>the data values</w:t>
      </w:r>
      <w:r w:rsidRPr="00D17189">
        <w:t xml:space="preserve"> </w:t>
      </w:r>
      <w:r>
        <w:t>arise as</w:t>
      </w:r>
      <w:r w:rsidRPr="00D17189">
        <w:t xml:space="preserve"> the sums of many small random effects,</w:t>
      </w:r>
      <w:r>
        <w:t xml:space="preserve"> then a histogram of the data will resemble the normal distribution.  T</w:t>
      </w:r>
      <w:r w:rsidRPr="00CE7883">
        <w:t>he mathematical</w:t>
      </w:r>
      <w:r>
        <w:t xml:space="preserve"> formalization of this fact is the</w:t>
      </w:r>
      <w:r w:rsidRPr="00D17189">
        <w:t xml:space="preserve"> </w:t>
      </w:r>
      <w:r>
        <w:t>Central Limit Theorem (CLT) (to be discussed in Module 6).</w:t>
      </w:r>
    </w:p>
    <w:p w:rsidR="000D2384" w:rsidRPr="008F69F0" w:rsidRDefault="000D2384" w:rsidP="000D2384">
      <w:pPr>
        <w:pStyle w:val="Heading1"/>
      </w:pPr>
      <w:r>
        <w:br w:type="page"/>
      </w:r>
      <w:r w:rsidRPr="008F69F0">
        <w:t xml:space="preserve">Normal </w:t>
      </w:r>
      <w:proofErr w:type="spellStart"/>
      <w:r w:rsidRPr="008F69F0">
        <w:t>Quantile</w:t>
      </w:r>
      <w:proofErr w:type="spellEnd"/>
      <w:r w:rsidRPr="008F69F0">
        <w:t xml:space="preserve"> Plot</w:t>
      </w:r>
    </w:p>
    <w:p w:rsidR="000D2384" w:rsidRDefault="000D2384" w:rsidP="000D2384">
      <w:pPr>
        <w:pStyle w:val="BodyText"/>
      </w:pPr>
      <w:r>
        <w:t xml:space="preserve">Normality turns out to be such a useful assumption that we need a diagnostic to check for normality that works better than looking at the histogram.  Many of our diagnostics come in the form of plots that help us </w:t>
      </w:r>
      <w:del w:id="363" w:author="Robert Stine" w:date="2009-07-13T19:20:00Z">
        <w:r w:rsidDel="009F5FB6">
          <w:delText xml:space="preserve"> </w:delText>
        </w:r>
      </w:del>
      <w:r w:rsidRPr="00AE3638">
        <w:rPr>
          <w:i/>
        </w:rPr>
        <w:t>judge</w:t>
      </w:r>
      <w:r>
        <w:t xml:space="preserve"> how well the data match our assumptions.</w:t>
      </w:r>
    </w:p>
    <w:p w:rsidR="00FE4B68" w:rsidRDefault="00FE4B68">
      <w:pPr>
        <w:pStyle w:val="BodyText"/>
        <w:rPr>
          <w:del w:id="364" w:author="Robert Stine" w:date="2009-07-13T19:30:00Z"/>
        </w:rPr>
      </w:pPr>
    </w:p>
    <w:p w:rsidR="000D2384" w:rsidRDefault="000D2384" w:rsidP="000D2384">
      <w:pPr>
        <w:pStyle w:val="BodyText"/>
        <w:rPr>
          <w:ins w:id="365" w:author="Robert Stine" w:date="2009-07-13T19:29:00Z"/>
        </w:rPr>
      </w:pPr>
      <w:r>
        <w:t>To judge if a histogram of data is close to the ideal normal distribution</w:t>
      </w:r>
      <w:r w:rsidRPr="00770A47">
        <w:rPr>
          <w:b/>
          <w:szCs w:val="24"/>
        </w:rPr>
        <w:t>—</w:t>
      </w:r>
      <w:r>
        <w:t>so that the data can be treated as a sample from a normal population</w:t>
      </w:r>
      <w:r w:rsidRPr="00770A47">
        <w:rPr>
          <w:b/>
          <w:szCs w:val="24"/>
        </w:rPr>
        <w:t>—</w:t>
      </w:r>
      <w:r>
        <w:t xml:space="preserve">use a </w:t>
      </w:r>
      <w:r w:rsidRPr="00327FFB">
        <w:rPr>
          <w:i/>
        </w:rPr>
        <w:t xml:space="preserve">normal </w:t>
      </w:r>
      <w:proofErr w:type="spellStart"/>
      <w:r w:rsidRPr="00327FFB">
        <w:rPr>
          <w:i/>
        </w:rPr>
        <w:t>quantile</w:t>
      </w:r>
      <w:proofErr w:type="spellEnd"/>
      <w:r w:rsidRPr="00327FFB">
        <w:rPr>
          <w:i/>
        </w:rPr>
        <w:t xml:space="preserve"> plot</w:t>
      </w:r>
      <w:r>
        <w:t>.</w:t>
      </w:r>
      <w:r w:rsidRPr="005540DC">
        <w:rPr>
          <w:rStyle w:val="FootnoteReference"/>
          <w:position w:val="6"/>
          <w:sz w:val="28"/>
          <w:szCs w:val="28"/>
        </w:rPr>
        <w:footnoteReference w:id="20"/>
      </w:r>
    </w:p>
    <w:p w:rsidR="000D2384" w:rsidRDefault="000D2384" w:rsidP="000D2384">
      <w:pPr>
        <w:pStyle w:val="BodyText"/>
        <w:numPr>
          <w:ins w:id="412" w:author="Robert Stine" w:date="2009-07-13T19:29:00Z"/>
        </w:numPr>
        <w:rPr>
          <w:ins w:id="413" w:author="Robert Stine" w:date="2009-07-13T19:29:00Z"/>
        </w:rPr>
      </w:pPr>
      <w:ins w:id="414" w:author="Robert Stine" w:date="2009-07-13T19:29:00Z">
        <w:r>
          <w:t>How to use it:</w:t>
        </w:r>
      </w:ins>
    </w:p>
    <w:p w:rsidR="000D2384" w:rsidRDefault="000D2384" w:rsidP="000D2384">
      <w:pPr>
        <w:pStyle w:val="BodyQuotation"/>
        <w:numPr>
          <w:ins w:id="415" w:author="Robert Stine" w:date="2009-07-13T19:29:00Z"/>
        </w:numPr>
        <w:rPr>
          <w:ins w:id="416" w:author="Robert Stine" w:date="2009-07-13T19:29:00Z"/>
        </w:rPr>
      </w:pPr>
      <w:ins w:id="417" w:author="Robert Stine" w:date="2009-07-13T19:29:00Z">
        <w:r>
          <w:t xml:space="preserve">If the histogram is close to the ideal normal shape, then </w:t>
        </w:r>
        <w:r>
          <w:rPr>
            <w:i/>
          </w:rPr>
          <w:t>all</w:t>
        </w:r>
        <w:r>
          <w:t xml:space="preserve"> the points will lie between the two dashed lines on either side of the diagonal (BBS, pp. 18-19).</w:t>
        </w:r>
        <w:r w:rsidRPr="004A6D4F">
          <w:rPr>
            <w:rStyle w:val="FootnoteReference"/>
            <w:position w:val="6"/>
            <w:sz w:val="28"/>
            <w:szCs w:val="28"/>
          </w:rPr>
          <w:footnoteReference w:id="21"/>
        </w:r>
      </w:ins>
    </w:p>
    <w:p w:rsidR="00FE4B68" w:rsidRDefault="00FE4B68">
      <w:pPr>
        <w:pStyle w:val="BodyText"/>
        <w:numPr>
          <w:ins w:id="421" w:author="Robert Stine" w:date="2009-07-13T19:26:00Z"/>
        </w:numPr>
        <w:spacing w:before="120"/>
        <w:jc w:val="center"/>
        <w:rPr>
          <w:ins w:id="422" w:author="Robert Stine" w:date="2009-07-13T19:26:00Z"/>
        </w:rPr>
        <w:pPrChange w:id="423" w:author="Robert Stine" w:date="2009-07-14T23:19:00Z">
          <w:pPr>
            <w:pStyle w:val="BodyText"/>
          </w:pPr>
        </w:pPrChange>
      </w:pPr>
      <w:ins w:id="424" w:author="Robert Stine" w:date="2009-07-13T19:29:00Z">
        <w:r>
          <w:rPr>
            <w:noProof/>
          </w:rPr>
          <w:drawing>
            <wp:inline distT="0" distB="0" distL="0" distR="0">
              <wp:extent cx="3454400" cy="2226945"/>
              <wp:effectExtent l="25400" t="0" r="0" b="0"/>
              <wp:docPr id="43" name="Picture 43"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emp"/>
                      <pic:cNvPicPr>
                        <a:picLocks noChangeAspect="1" noChangeArrowheads="1"/>
                      </pic:cNvPicPr>
                    </pic:nvPicPr>
                    <pic:blipFill>
                      <a:blip r:embed="rId65"/>
                      <a:srcRect/>
                      <a:stretch>
                        <a:fillRect/>
                      </a:stretch>
                    </pic:blipFill>
                    <pic:spPr bwMode="auto">
                      <a:xfrm>
                        <a:off x="0" y="0"/>
                        <a:ext cx="3454400" cy="2226945"/>
                      </a:xfrm>
                      <a:prstGeom prst="rect">
                        <a:avLst/>
                      </a:prstGeom>
                      <a:noFill/>
                      <a:ln w="9525">
                        <a:noFill/>
                        <a:miter lim="800000"/>
                        <a:headEnd/>
                        <a:tailEnd/>
                      </a:ln>
                    </pic:spPr>
                  </pic:pic>
                </a:graphicData>
              </a:graphic>
            </wp:inline>
          </w:drawing>
        </w:r>
      </w:ins>
    </w:p>
    <w:p w:rsidR="000D2384" w:rsidRDefault="000D2384" w:rsidP="000D2384">
      <w:pPr>
        <w:pStyle w:val="BodyQuotation"/>
        <w:numPr>
          <w:ins w:id="425" w:author="Robert Stine" w:date="2009-07-13T19:33:00Z"/>
        </w:numPr>
        <w:rPr>
          <w:ins w:id="426" w:author="Robert Stine" w:date="2009-07-13T19:33:00Z"/>
        </w:rPr>
      </w:pPr>
      <w:ins w:id="427" w:author="Robert Stine" w:date="2009-07-13T19:33:00Z">
        <w:r>
          <w:t xml:space="preserve">What conclusion would you draw about the Microsoft </w:t>
        </w:r>
      </w:ins>
      <w:ins w:id="428" w:author="Robert Stine" w:date="2009-07-17T15:30:00Z">
        <w:r w:rsidR="00FE4B68">
          <w:t>returns</w:t>
        </w:r>
      </w:ins>
      <w:ins w:id="429" w:author="Robert Stine" w:date="2009-07-14T23:21:00Z">
        <w:r w:rsidR="00FE4B68">
          <w:t xml:space="preserve"> that include</w:t>
        </w:r>
        <w:r>
          <w:t xml:space="preserve"> 2008</w:t>
        </w:r>
      </w:ins>
      <w:ins w:id="430" w:author="Robert Stine" w:date="2009-07-13T19:33:00Z">
        <w:r>
          <w:t xml:space="preserve"> </w:t>
        </w:r>
      </w:ins>
      <w:ins w:id="431" w:author="Robert Stine" w:date="2009-07-17T15:30:00Z">
        <w:r w:rsidR="00FE4B68">
          <w:t xml:space="preserve">(left) </w:t>
        </w:r>
      </w:ins>
      <w:ins w:id="432" w:author="Robert Stine" w:date="2009-07-13T19:33:00Z">
        <w:r>
          <w:t>or the GMAT scores (</w:t>
        </w:r>
      </w:ins>
      <w:ins w:id="433" w:author="Robert Stine" w:date="2009-07-17T15:30:00Z">
        <w:r w:rsidR="00FE4B68">
          <w:t xml:space="preserve">right; </w:t>
        </w:r>
      </w:ins>
      <w:ins w:id="434" w:author="Robert Stine" w:date="2009-07-13T19:33:00Z">
        <w:r>
          <w:t>see BBS, p 28)?</w:t>
        </w:r>
      </w:ins>
      <w:ins w:id="435" w:author="Robert Stine" w:date="2009-07-13T19:37:00Z">
        <w:r>
          <w:rPr>
            <w:rStyle w:val="FootnoteReference"/>
          </w:rPr>
          <w:footnoteReference w:id="22"/>
        </w:r>
      </w:ins>
    </w:p>
    <w:p w:rsidR="000D2384" w:rsidRDefault="000D2384" w:rsidP="000D2384">
      <w:pPr>
        <w:pStyle w:val="BodyText"/>
        <w:numPr>
          <w:ins w:id="446" w:author="Robert Stine" w:date="2009-07-13T19:33:00Z"/>
        </w:numPr>
        <w:rPr>
          <w:ins w:id="447" w:author="Robert Stine" w:date="2009-07-13T19:33:00Z"/>
        </w:rPr>
      </w:pPr>
    </w:p>
    <w:p w:rsidR="00FE4B68" w:rsidRDefault="00FE4B68">
      <w:pPr>
        <w:pStyle w:val="BodyText"/>
        <w:numPr>
          <w:ins w:id="448" w:author="Robert Stine" w:date="2009-07-13T19:26:00Z"/>
        </w:numPr>
        <w:rPr>
          <w:del w:id="449" w:author="Robert Stine" w:date="2009-07-13T19:33:00Z"/>
        </w:rPr>
        <w:pPrChange w:id="450" w:author="Robert Stine" w:date="2009-07-14T17:05:00Z">
          <w:pPr>
            <w:pStyle w:val="BodyText"/>
          </w:pPr>
        </w:pPrChange>
      </w:pPr>
    </w:p>
    <w:p w:rsidR="000D2384" w:rsidRPr="00B5637A" w:rsidRDefault="000D2384" w:rsidP="000D2384">
      <w:pPr>
        <w:pStyle w:val="BodyText"/>
      </w:pPr>
    </w:p>
    <w:p w:rsidR="00FE4B68" w:rsidRDefault="00FE4B68">
      <w:pPr>
        <w:pStyle w:val="BodyText"/>
        <w:rPr>
          <w:ins w:id="451" w:author="Robert Stine" w:date="2009-07-17T15:32:00Z"/>
        </w:rPr>
      </w:pPr>
      <w:del w:id="452" w:author="Robert Stine" w:date="2009-07-13T19:21:00Z">
        <w:r>
          <w:rPr>
            <w:noProof/>
          </w:rPr>
          <w:drawing>
            <wp:inline distT="0" distB="0" distL="0" distR="0">
              <wp:extent cx="3911600" cy="2802255"/>
              <wp:effectExtent l="2540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a:srcRect/>
                      <a:stretch>
                        <a:fillRect/>
                      </a:stretch>
                    </pic:blipFill>
                    <pic:spPr bwMode="auto">
                      <a:xfrm>
                        <a:off x="0" y="0"/>
                        <a:ext cx="3911600" cy="2802255"/>
                      </a:xfrm>
                      <a:prstGeom prst="rect">
                        <a:avLst/>
                      </a:prstGeom>
                      <a:noFill/>
                      <a:ln w="9525">
                        <a:noFill/>
                        <a:miter lim="800000"/>
                        <a:headEnd/>
                        <a:tailEnd/>
                      </a:ln>
                    </pic:spPr>
                  </pic:pic>
                </a:graphicData>
              </a:graphic>
            </wp:inline>
          </w:drawing>
        </w:r>
      </w:del>
      <w:ins w:id="453" w:author="Robert Stine" w:date="2009-07-13T19:21:00Z">
        <w:r>
          <w:rPr>
            <w:noProof/>
          </w:rPr>
          <w:drawing>
            <wp:inline distT="0" distB="0" distL="0" distR="0">
              <wp:extent cx="3784600" cy="2590800"/>
              <wp:effectExtent l="25400" t="0" r="0" b="0"/>
              <wp:docPr id="45" name="Picture 45"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emp"/>
                      <pic:cNvPicPr>
                        <a:picLocks noChangeAspect="1" noChangeArrowheads="1"/>
                      </pic:cNvPicPr>
                    </pic:nvPicPr>
                    <pic:blipFill>
                      <a:blip r:embed="rId67"/>
                      <a:srcRect/>
                      <a:stretch>
                        <a:fillRect/>
                      </a:stretch>
                    </pic:blipFill>
                    <pic:spPr bwMode="auto">
                      <a:xfrm>
                        <a:off x="0" y="0"/>
                        <a:ext cx="3784600" cy="2590800"/>
                      </a:xfrm>
                      <a:prstGeom prst="rect">
                        <a:avLst/>
                      </a:prstGeom>
                      <a:noFill/>
                      <a:ln w="9525">
                        <a:noFill/>
                        <a:miter lim="800000"/>
                        <a:headEnd/>
                        <a:tailEnd/>
                      </a:ln>
                    </pic:spPr>
                  </pic:pic>
                </a:graphicData>
              </a:graphic>
            </wp:inline>
          </w:drawing>
        </w:r>
      </w:ins>
      <w:ins w:id="454" w:author="Robert Stine" w:date="2009-07-13T19:25:00Z">
        <w:r w:rsidR="000D2384">
          <w:tab/>
        </w:r>
      </w:ins>
      <w:ins w:id="455" w:author="Robert Stine" w:date="2009-07-13T19:24:00Z">
        <w:r>
          <w:rPr>
            <w:noProof/>
          </w:rPr>
          <w:drawing>
            <wp:inline distT="0" distB="0" distL="0" distR="0">
              <wp:extent cx="3589655" cy="2582545"/>
              <wp:effectExtent l="25400" t="0" r="0" b="0"/>
              <wp:docPr id="46" name="Picture 46"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emp"/>
                      <pic:cNvPicPr>
                        <a:picLocks noChangeAspect="1" noChangeArrowheads="1"/>
                      </pic:cNvPicPr>
                    </pic:nvPicPr>
                    <pic:blipFill>
                      <a:blip r:embed="rId68"/>
                      <a:srcRect/>
                      <a:stretch>
                        <a:fillRect/>
                      </a:stretch>
                    </pic:blipFill>
                    <pic:spPr bwMode="auto">
                      <a:xfrm>
                        <a:off x="0" y="0"/>
                        <a:ext cx="3589655" cy="2582545"/>
                      </a:xfrm>
                      <a:prstGeom prst="rect">
                        <a:avLst/>
                      </a:prstGeom>
                      <a:noFill/>
                      <a:ln w="9525">
                        <a:noFill/>
                        <a:miter lim="800000"/>
                        <a:headEnd/>
                        <a:tailEnd/>
                      </a:ln>
                    </pic:spPr>
                  </pic:pic>
                </a:graphicData>
              </a:graphic>
            </wp:inline>
          </w:drawing>
        </w:r>
      </w:ins>
    </w:p>
    <w:p w:rsidR="00FE4B68" w:rsidRDefault="00FE4B68">
      <w:pPr>
        <w:pStyle w:val="BodyText"/>
        <w:numPr>
          <w:ins w:id="456" w:author="Robert Stine" w:date="2009-07-17T15:32:00Z"/>
        </w:numPr>
        <w:rPr>
          <w:ins w:id="457" w:author="Robert Stine" w:date="2009-07-17T15:32:00Z"/>
        </w:rPr>
      </w:pPr>
    </w:p>
    <w:p w:rsidR="00FE4B68" w:rsidRDefault="00FE4B68">
      <w:pPr>
        <w:pStyle w:val="BodyText"/>
        <w:numPr>
          <w:ins w:id="458" w:author="Robert Stine" w:date="2009-07-17T15:32:00Z"/>
        </w:numPr>
        <w:rPr>
          <w:ins w:id="459" w:author="Robert Stine" w:date="2009-07-17T15:32:00Z"/>
        </w:rPr>
      </w:pPr>
      <w:ins w:id="460" w:author="Robert Stine" w:date="2009-07-17T15:32:00Z">
        <w:r>
          <w:t>Key point</w:t>
        </w:r>
      </w:ins>
    </w:p>
    <w:p w:rsidR="00FE4B68" w:rsidRDefault="00FE4B68" w:rsidP="00FE4B68">
      <w:pPr>
        <w:pStyle w:val="BodyText"/>
        <w:numPr>
          <w:ins w:id="461" w:author="Robert Stine" w:date="2009-07-17T15:32:00Z"/>
        </w:numPr>
        <w:spacing w:before="120"/>
        <w:ind w:left="720"/>
        <w:rPr>
          <w:ins w:id="462" w:author="Robert Stine" w:date="2009-07-17T15:32:00Z"/>
        </w:rPr>
        <w:pPrChange w:id="463" w:author="Robert Stine" w:date="2009-07-17T15:33:00Z">
          <w:pPr>
            <w:pStyle w:val="BodyText"/>
            <w:ind w:left="720"/>
          </w:pPr>
        </w:pPrChange>
      </w:pPr>
      <w:ins w:id="464" w:author="Robert Stine" w:date="2009-07-17T15:32:00Z">
        <w:r>
          <w:t>Many statistical inferences rely on normal distributions.</w:t>
        </w:r>
      </w:ins>
    </w:p>
    <w:p w:rsidR="00FE4B68" w:rsidRDefault="00FE4B68" w:rsidP="00FE4B68">
      <w:pPr>
        <w:pStyle w:val="BodyText"/>
        <w:numPr>
          <w:ins w:id="465" w:author="Robert Stine" w:date="2009-07-17T15:33:00Z"/>
        </w:numPr>
        <w:spacing w:before="120"/>
        <w:ind w:left="720"/>
        <w:rPr>
          <w:ins w:id="466" w:author="Robert Stine" w:date="2009-07-17T15:32:00Z"/>
        </w:rPr>
        <w:pPrChange w:id="467" w:author="Robert Stine" w:date="2009-07-17T15:33:00Z">
          <w:pPr>
            <w:pStyle w:val="BodyText"/>
            <w:ind w:left="720"/>
          </w:pPr>
        </w:pPrChange>
      </w:pPr>
      <w:ins w:id="468" w:author="Robert Stine" w:date="2009-07-17T15:32:00Z">
        <w:r>
          <w:t xml:space="preserve">Use a normal </w:t>
        </w:r>
        <w:proofErr w:type="spellStart"/>
        <w:r>
          <w:t>quantile</w:t>
        </w:r>
        <w:proofErr w:type="spellEnd"/>
        <w:r>
          <w:t xml:space="preserve"> plot to check for normality rather than assume normality.</w:t>
        </w:r>
      </w:ins>
    </w:p>
    <w:p w:rsidR="00FE4B68" w:rsidDel="00FE4B68" w:rsidRDefault="00FE4B68" w:rsidP="00FE4B68">
      <w:pPr>
        <w:pStyle w:val="BodyText"/>
        <w:numPr>
          <w:ins w:id="469" w:author="Robert Stine" w:date="2009-07-17T15:32:00Z"/>
        </w:numPr>
        <w:ind w:left="720"/>
        <w:rPr>
          <w:del w:id="470" w:author="Robert Stine" w:date="2009-07-17T15:33:00Z"/>
        </w:rPr>
        <w:pPrChange w:id="471" w:author="Robert Stine" w:date="2009-07-17T15:32:00Z">
          <w:pPr>
            <w:pStyle w:val="BodyText"/>
            <w:jc w:val="center"/>
          </w:pPr>
        </w:pPrChange>
      </w:pPr>
    </w:p>
    <w:p w:rsidR="00FE4B68" w:rsidRDefault="000D2384">
      <w:pPr>
        <w:pStyle w:val="BodyText"/>
        <w:rPr>
          <w:del w:id="472" w:author="Robert Stine" w:date="2009-07-13T19:29:00Z"/>
        </w:rPr>
      </w:pPr>
      <w:ins w:id="473" w:author="Robert Stine" w:date="2009-07-13T19:25:00Z">
        <w:r>
          <w:br w:type="page"/>
        </w:r>
      </w:ins>
      <w:del w:id="474" w:author="Robert Stine" w:date="2009-07-13T19:29:00Z">
        <w:r w:rsidDel="006B5308">
          <w:delText>How it works:</w:delText>
        </w:r>
      </w:del>
    </w:p>
    <w:p w:rsidR="00FE4B68" w:rsidRDefault="00FE4B68">
      <w:pPr>
        <w:pStyle w:val="BodyText"/>
        <w:rPr>
          <w:del w:id="475" w:author="Robert Stine" w:date="2009-07-13T19:29:00Z"/>
        </w:rPr>
      </w:pPr>
    </w:p>
    <w:p w:rsidR="00FE4B68" w:rsidRDefault="000D2384">
      <w:pPr>
        <w:pStyle w:val="BodyText"/>
        <w:rPr>
          <w:del w:id="476" w:author="Robert Stine" w:date="2009-07-13T19:33:00Z"/>
        </w:rPr>
        <w:pPrChange w:id="477" w:author="Robert Stine" w:date="2009-07-14T17:05:00Z">
          <w:pPr>
            <w:pStyle w:val="BodyQuotation"/>
          </w:pPr>
        </w:pPrChange>
      </w:pPr>
      <w:del w:id="478" w:author="Robert Stine" w:date="2009-07-13T19:29:00Z">
        <w:r w:rsidDel="006B5308">
          <w:delText xml:space="preserve">If the histogram is close to the ideal normal shape, then </w:delText>
        </w:r>
        <w:r w:rsidDel="006B5308">
          <w:rPr>
            <w:i/>
          </w:rPr>
          <w:delText>all</w:delText>
        </w:r>
        <w:r w:rsidDel="006B5308">
          <w:delText xml:space="preserve"> the points will lie between the two dashed lines on either side of the diagonal (BBS, pp. 18-19).</w:delText>
        </w:r>
        <w:r w:rsidRPr="004A6D4F" w:rsidDel="006B5308">
          <w:rPr>
            <w:rStyle w:val="FootnoteReference"/>
            <w:position w:val="6"/>
            <w:sz w:val="28"/>
            <w:szCs w:val="28"/>
          </w:rPr>
          <w:footnoteReference w:id="23"/>
        </w:r>
      </w:del>
    </w:p>
    <w:p w:rsidR="00FE4B68" w:rsidRDefault="00FE4B68">
      <w:pPr>
        <w:pStyle w:val="BodyText"/>
        <w:rPr>
          <w:del w:id="481" w:author="Robert Stine" w:date="2009-07-13T19:33:00Z"/>
        </w:rPr>
      </w:pPr>
    </w:p>
    <w:p w:rsidR="00FE4B68" w:rsidRDefault="000D2384">
      <w:pPr>
        <w:pStyle w:val="BodyText"/>
        <w:rPr>
          <w:del w:id="482" w:author="Robert Stine" w:date="2009-07-13T19:32:00Z"/>
        </w:rPr>
        <w:pPrChange w:id="483" w:author="Robert Stine" w:date="2009-07-14T17:05:00Z">
          <w:pPr>
            <w:pStyle w:val="BodyQuotation"/>
          </w:pPr>
        </w:pPrChange>
      </w:pPr>
      <w:del w:id="484" w:author="Robert Stine" w:date="2009-07-13T19:32:00Z">
        <w:r w:rsidDel="006B5308">
          <w:delText xml:space="preserve">What conclusion would you draw about the </w:delText>
        </w:r>
      </w:del>
      <w:del w:id="485" w:author="Robert Stine" w:date="2009-07-13T19:25:00Z">
        <w:r w:rsidDel="004E545F">
          <w:delText xml:space="preserve">GM92 </w:delText>
        </w:r>
      </w:del>
      <w:del w:id="486" w:author="Robert Stine" w:date="2009-07-13T19:32:00Z">
        <w:r w:rsidDel="006B5308">
          <w:delText>data (BBS, p 28)?</w:delText>
        </w:r>
      </w:del>
    </w:p>
    <w:p w:rsidR="00FE4B68" w:rsidRDefault="00FE4B68">
      <w:pPr>
        <w:pStyle w:val="BodyText"/>
        <w:rPr>
          <w:del w:id="487" w:author="Robert Stine" w:date="2009-07-13T19:32:00Z"/>
        </w:rPr>
      </w:pPr>
    </w:p>
    <w:p w:rsidR="000D2384" w:rsidRDefault="000D2384" w:rsidP="000D2384">
      <w:pPr>
        <w:pStyle w:val="BodyText"/>
      </w:pPr>
      <w:r>
        <w:t xml:space="preserve">Why </w:t>
      </w:r>
      <w:del w:id="488" w:author="Robert Stine" w:date="2009-07-13T19:33:00Z">
        <w:r w:rsidDel="00874B81">
          <w:delText xml:space="preserve">it </w:delText>
        </w:r>
      </w:del>
      <w:ins w:id="489" w:author="Robert Stine" w:date="2009-07-13T19:33:00Z">
        <w:r>
          <w:t xml:space="preserve">the normal </w:t>
        </w:r>
        <w:proofErr w:type="spellStart"/>
        <w:r>
          <w:t>quantile</w:t>
        </w:r>
        <w:proofErr w:type="spellEnd"/>
        <w:r>
          <w:t xml:space="preserve"> plot </w:t>
        </w:r>
      </w:ins>
      <w:r>
        <w:t>works:</w:t>
      </w:r>
    </w:p>
    <w:p w:rsidR="000D2384" w:rsidRDefault="000D2384" w:rsidP="000D2384">
      <w:pPr>
        <w:pStyle w:val="BodyText"/>
      </w:pPr>
    </w:p>
    <w:p w:rsidR="000D2384" w:rsidRDefault="000D2384" w:rsidP="000D2384">
      <w:pPr>
        <w:pStyle w:val="BodyQuotation"/>
      </w:pPr>
      <w:r w:rsidRPr="002F24AB">
        <w:t xml:space="preserve">The </w:t>
      </w:r>
      <w:r w:rsidRPr="002F24AB">
        <w:rPr>
          <w:i/>
          <w:iCs/>
        </w:rPr>
        <w:t>y</w:t>
      </w:r>
      <w:r>
        <w:t xml:space="preserve">-axis of the normal </w:t>
      </w:r>
      <w:proofErr w:type="spellStart"/>
      <w:r>
        <w:t>q</w:t>
      </w:r>
      <w:r w:rsidRPr="002F24AB">
        <w:t>uantile</w:t>
      </w:r>
      <w:proofErr w:type="spellEnd"/>
      <w:r w:rsidRPr="002F24AB">
        <w:t xml:space="preserve"> plot shows the data.</w:t>
      </w:r>
    </w:p>
    <w:p w:rsidR="000D2384" w:rsidRPr="007A074C" w:rsidRDefault="000D2384" w:rsidP="000D2384">
      <w:pPr>
        <w:pStyle w:val="BodyText"/>
      </w:pPr>
    </w:p>
    <w:p w:rsidR="000D2384" w:rsidRDefault="000D2384" w:rsidP="000D2384">
      <w:pPr>
        <w:pStyle w:val="BodyQuotation"/>
      </w:pPr>
      <w:r w:rsidRPr="002F24AB">
        <w:t xml:space="preserve">The </w:t>
      </w:r>
      <w:r w:rsidRPr="002F24AB">
        <w:rPr>
          <w:i/>
          <w:iCs/>
        </w:rPr>
        <w:t>x</w:t>
      </w:r>
      <w:r w:rsidRPr="002F24AB">
        <w:t xml:space="preserve">-axis shows the </w:t>
      </w:r>
      <w:r>
        <w:t xml:space="preserve">distance from </w:t>
      </w:r>
      <w:r>
        <w:rPr>
          <w:i/>
        </w:rPr>
        <w:sym w:font="Symbol" w:char="F06D"/>
      </w:r>
      <w:r>
        <w:t xml:space="preserve"> </w:t>
      </w:r>
      <w:del w:id="490" w:author="Robert Stine" w:date="2009-07-13T19:33:00Z">
        <w:r w:rsidDel="00874B81">
          <w:delText xml:space="preserve"> </w:delText>
        </w:r>
      </w:del>
      <w:r>
        <w:t xml:space="preserve">in units of </w:t>
      </w:r>
      <w:r>
        <w:rPr>
          <w:i/>
        </w:rPr>
        <w:sym w:font="Symbol" w:char="F073"/>
      </w:r>
      <w:r>
        <w:t xml:space="preserve"> </w:t>
      </w:r>
      <w:ins w:id="491" w:author="Robert Stine" w:date="2009-07-13T19:33:00Z">
        <w:r>
          <w:t xml:space="preserve">along the top scale and the </w:t>
        </w:r>
      </w:ins>
      <w:ins w:id="492" w:author="Robert Stine" w:date="2009-07-13T19:34:00Z">
        <w:r>
          <w:t xml:space="preserve">corresponding </w:t>
        </w:r>
      </w:ins>
      <w:ins w:id="493" w:author="Robert Stine" w:date="2009-07-13T19:33:00Z">
        <w:r>
          <w:t>percentiles</w:t>
        </w:r>
      </w:ins>
      <w:del w:id="494" w:author="Robert Stine" w:date="2009-07-13T19:33:00Z">
        <w:r w:rsidDel="00874B81">
          <w:delText xml:space="preserve"> </w:delText>
        </w:r>
      </w:del>
      <w:del w:id="495" w:author="Robert Stine" w:date="2009-07-13T19:34:00Z">
        <w:r w:rsidRPr="002F24AB" w:rsidDel="00874B81">
          <w:delText xml:space="preserve">for </w:delText>
        </w:r>
        <w:r w:rsidDel="00874B81">
          <w:delText>the ideal normal quantile</w:delText>
        </w:r>
      </w:del>
      <w:r>
        <w:t xml:space="preserve"> associated with </w:t>
      </w:r>
      <w:r w:rsidRPr="002F24AB">
        <w:t>each value.</w:t>
      </w:r>
    </w:p>
    <w:p w:rsidR="000D2384" w:rsidRPr="007A074C" w:rsidRDefault="000D2384" w:rsidP="000D2384">
      <w:pPr>
        <w:pStyle w:val="BodyText"/>
      </w:pPr>
    </w:p>
    <w:p w:rsidR="000D2384" w:rsidRPr="00BD15E1" w:rsidRDefault="000D2384" w:rsidP="000D2384">
      <w:pPr>
        <w:pStyle w:val="BodyQuotation"/>
      </w:pPr>
      <w:r w:rsidRPr="002C2392">
        <w:t xml:space="preserve">Under this rescaling of the x-axis, a “perfect” normal sample would fall along the </w:t>
      </w:r>
      <w:proofErr w:type="gramStart"/>
      <w:r w:rsidRPr="002C2392">
        <w:t>straight line</w:t>
      </w:r>
      <w:proofErr w:type="gramEnd"/>
      <w:r w:rsidRPr="002C2392">
        <w:t xml:space="preserve"> </w:t>
      </w:r>
      <w:r w:rsidRPr="002C2392">
        <w:rPr>
          <w:i/>
        </w:rPr>
        <w:t>y = x</w:t>
      </w:r>
      <w:r w:rsidRPr="002C2392">
        <w:t>.</w:t>
      </w:r>
    </w:p>
    <w:p w:rsidR="000D2384" w:rsidRDefault="000D2384" w:rsidP="000D2384">
      <w:pPr>
        <w:pStyle w:val="BodyText"/>
      </w:pPr>
    </w:p>
    <w:p w:rsidR="00FE4B68" w:rsidRDefault="000D2384">
      <w:pPr>
        <w:pStyle w:val="BodyText"/>
      </w:pPr>
      <w:r>
        <w:t xml:space="preserve">What causes the small </w:t>
      </w:r>
      <w:proofErr w:type="spellStart"/>
      <w:ins w:id="496" w:author="Robert Stine" w:date="2009-07-13T19:34:00Z">
        <w:r>
          <w:t>stairsteps</w:t>
        </w:r>
      </w:ins>
      <w:proofErr w:type="spellEnd"/>
      <w:del w:id="497" w:author="Robert Stine" w:date="2009-07-13T19:34:00Z">
        <w:r w:rsidDel="00874B81">
          <w:delText>anomaly around 0</w:delText>
        </w:r>
      </w:del>
      <w:r>
        <w:t xml:space="preserve"> in the </w:t>
      </w:r>
      <w:del w:id="498" w:author="Robert Stine" w:date="2009-07-13T19:34:00Z">
        <w:r w:rsidRPr="001B679B" w:rsidDel="00874B81">
          <w:delText>GM92</w:delText>
        </w:r>
        <w:r w:rsidDel="00874B81">
          <w:delText xml:space="preserve"> </w:delText>
        </w:r>
      </w:del>
      <w:r>
        <w:t xml:space="preserve">normal </w:t>
      </w:r>
      <w:proofErr w:type="spellStart"/>
      <w:r>
        <w:t>quantile</w:t>
      </w:r>
      <w:proofErr w:type="spellEnd"/>
      <w:r>
        <w:t xml:space="preserve"> plot</w:t>
      </w:r>
      <w:ins w:id="499" w:author="Robert Stine" w:date="2009-07-13T19:34:00Z">
        <w:r>
          <w:t xml:space="preserve"> of GMAT scores</w:t>
        </w:r>
      </w:ins>
      <w:r>
        <w:t>?</w:t>
      </w:r>
      <w:del w:id="500" w:author="Robert Stine" w:date="2009-07-13T19:35:00Z">
        <w:r w:rsidDel="00874B81">
          <w:delText xml:space="preserve"> Did you notice this feature of the data in other plots or did it only become apparent now?</w:delText>
        </w:r>
      </w:del>
    </w:p>
    <w:p w:rsidR="00FE4B68" w:rsidRDefault="000D2384">
      <w:pPr>
        <w:pStyle w:val="Heading1"/>
      </w:pPr>
      <w:ins w:id="501" w:author="Robert Stine" w:date="2009-07-13T19:35:00Z">
        <w:r>
          <w:br w:type="page"/>
        </w:r>
      </w:ins>
      <w:r w:rsidRPr="00812A19">
        <w:t>Executive Compensation Data (BBS, p. 34)</w:t>
      </w:r>
    </w:p>
    <w:p w:rsidR="00FE4B68" w:rsidRDefault="000D2384">
      <w:pPr>
        <w:pStyle w:val="BodyText"/>
      </w:pPr>
      <w:r>
        <w:t>Not all data is normally distributed.</w:t>
      </w:r>
      <w:ins w:id="502" w:author="Robert Stine" w:date="2009-07-13T19:35:00Z">
        <w:r>
          <w:t xml:space="preserve">  Some data is not even close to normally distributed.</w:t>
        </w:r>
      </w:ins>
    </w:p>
    <w:p w:rsidR="00FE4B68" w:rsidRDefault="00FE4B68">
      <w:pPr>
        <w:pStyle w:val="BodyText"/>
      </w:pPr>
    </w:p>
    <w:p w:rsidR="00FE4B68" w:rsidRDefault="000D2384">
      <w:pPr>
        <w:pStyle w:val="BodyText"/>
      </w:pPr>
      <w:r>
        <w:t xml:space="preserve">The JMP file </w:t>
      </w:r>
      <w:r w:rsidRPr="004D0D34">
        <w:rPr>
          <w:i/>
        </w:rPr>
        <w:t>CEO_Comp_03.JMP</w:t>
      </w:r>
      <w:r>
        <w:t xml:space="preserve"> contains the annual compensation of 1,495 executives in 2003.</w:t>
      </w:r>
      <w:r w:rsidRPr="00C267D5">
        <w:rPr>
          <w:rStyle w:val="FootnoteReference"/>
          <w:position w:val="6"/>
          <w:sz w:val="28"/>
          <w:szCs w:val="28"/>
        </w:rPr>
        <w:footnoteReference w:id="24"/>
      </w:r>
      <w:r>
        <w:t xml:space="preserve"> The JMP summary of </w:t>
      </w:r>
      <w:proofErr w:type="spellStart"/>
      <w:r>
        <w:t>TotalComp</w:t>
      </w:r>
      <w:proofErr w:type="spellEnd"/>
      <w:r>
        <w:t xml:space="preserve"> (total compensation) is obtained as</w:t>
      </w:r>
      <w:r w:rsidRPr="004A6D4F">
        <w:rPr>
          <w:rStyle w:val="FootnoteReference"/>
          <w:position w:val="6"/>
          <w:sz w:val="28"/>
          <w:szCs w:val="28"/>
        </w:rPr>
        <w:footnoteReference w:id="25"/>
      </w:r>
    </w:p>
    <w:p w:rsidR="00FE4B68" w:rsidRDefault="00FE4B68">
      <w:pPr>
        <w:pStyle w:val="BodyText"/>
      </w:pPr>
    </w:p>
    <w:p w:rsidR="00FE4B68" w:rsidRDefault="00B21259">
      <w:pPr>
        <w:pStyle w:val="BodyText"/>
        <w:jc w:val="center"/>
      </w:pPr>
      <w:r>
        <w:rPr>
          <w:noProof/>
        </w:rPr>
        <w:drawing>
          <wp:inline distT="0" distB="0" distL="0" distR="0">
            <wp:extent cx="5909945" cy="2514600"/>
            <wp:effectExtent l="2540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9"/>
                    <a:srcRect/>
                    <a:stretch>
                      <a:fillRect/>
                    </a:stretch>
                  </pic:blipFill>
                  <pic:spPr bwMode="auto">
                    <a:xfrm>
                      <a:off x="0" y="0"/>
                      <a:ext cx="5909945" cy="2514600"/>
                    </a:xfrm>
                    <a:prstGeom prst="rect">
                      <a:avLst/>
                    </a:prstGeom>
                    <a:noFill/>
                    <a:ln w="9525">
                      <a:noFill/>
                      <a:miter lim="800000"/>
                      <a:headEnd/>
                      <a:tailEnd/>
                    </a:ln>
                  </pic:spPr>
                </pic:pic>
              </a:graphicData>
            </a:graphic>
          </wp:inline>
        </w:drawing>
      </w:r>
    </w:p>
    <w:p w:rsidR="000D2384" w:rsidRDefault="000D2384" w:rsidP="000D2384">
      <w:pPr>
        <w:pStyle w:val="BodyText"/>
      </w:pPr>
    </w:p>
    <w:p w:rsidR="000D2384" w:rsidRDefault="000D2384" w:rsidP="000D2384">
      <w:pPr>
        <w:pStyle w:val="BodyText"/>
      </w:pPr>
      <w:r>
        <w:t>Someone made nearly $75,000,000! Who was it?</w:t>
      </w:r>
      <w:r w:rsidRPr="004A6D4F">
        <w:rPr>
          <w:rStyle w:val="FootnoteReference"/>
          <w:position w:val="6"/>
          <w:sz w:val="28"/>
          <w:szCs w:val="28"/>
        </w:rPr>
        <w:footnoteReference w:id="26"/>
      </w:r>
    </w:p>
    <w:p w:rsidR="000D2384" w:rsidRDefault="000D2384" w:rsidP="000D2384">
      <w:pPr>
        <w:pStyle w:val="BodyText"/>
      </w:pPr>
      <w:r>
        <w:t>Extreme values dominate the output and make it difficult to see the rest of the distribution.</w:t>
      </w:r>
    </w:p>
    <w:p w:rsidR="000D2384" w:rsidRDefault="000D2384" w:rsidP="000D2384">
      <w:pPr>
        <w:pStyle w:val="BodyText"/>
      </w:pPr>
    </w:p>
    <w:p w:rsidR="000D2384" w:rsidRDefault="000D2384" w:rsidP="000D2384">
      <w:pPr>
        <w:pStyle w:val="BodyText"/>
      </w:pPr>
      <w:r>
        <w:t>Let’s exclude the five largest values and see what happens.</w:t>
      </w:r>
      <w:r w:rsidRPr="004A6D4F">
        <w:rPr>
          <w:rStyle w:val="FootnoteReference"/>
          <w:position w:val="6"/>
          <w:sz w:val="28"/>
          <w:szCs w:val="28"/>
        </w:rPr>
        <w:footnoteReference w:id="27"/>
      </w:r>
    </w:p>
    <w:p w:rsidR="000D2384" w:rsidRPr="006B4ECA" w:rsidRDefault="000D2384" w:rsidP="000D2384">
      <w:pPr>
        <w:pStyle w:val="BodyText"/>
      </w:pPr>
    </w:p>
    <w:p w:rsidR="000D2384" w:rsidRDefault="00B21259" w:rsidP="000D2384">
      <w:pPr>
        <w:pStyle w:val="BodyText"/>
        <w:jc w:val="center"/>
      </w:pPr>
      <w:r>
        <w:rPr>
          <w:noProof/>
        </w:rPr>
        <w:drawing>
          <wp:inline distT="0" distB="0" distL="0" distR="0">
            <wp:extent cx="5935345" cy="2514600"/>
            <wp:effectExtent l="2540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a:srcRect/>
                    <a:stretch>
                      <a:fillRect/>
                    </a:stretch>
                  </pic:blipFill>
                  <pic:spPr bwMode="auto">
                    <a:xfrm>
                      <a:off x="0" y="0"/>
                      <a:ext cx="5935345" cy="2514600"/>
                    </a:xfrm>
                    <a:prstGeom prst="rect">
                      <a:avLst/>
                    </a:prstGeom>
                    <a:noFill/>
                    <a:ln w="9525">
                      <a:noFill/>
                      <a:miter lim="800000"/>
                      <a:headEnd/>
                      <a:tailEnd/>
                    </a:ln>
                  </pic:spPr>
                </pic:pic>
              </a:graphicData>
            </a:graphic>
          </wp:inline>
        </w:drawing>
      </w:r>
    </w:p>
    <w:p w:rsidR="000D2384" w:rsidRDefault="000D2384" w:rsidP="000D2384">
      <w:pPr>
        <w:pStyle w:val="BodyText"/>
      </w:pPr>
    </w:p>
    <w:p w:rsidR="000D2384" w:rsidRDefault="000D2384" w:rsidP="000D2384">
      <w:pPr>
        <w:pStyle w:val="BodyText"/>
      </w:pPr>
      <w:r>
        <w:t>That doesn’t help much. The compensations of a relatively small number of executives continue to dominate the plot (BBS, pp. 36-37).</w:t>
      </w:r>
    </w:p>
    <w:p w:rsidR="000D2384" w:rsidRPr="00C77A17" w:rsidRDefault="000D2384" w:rsidP="000D2384">
      <w:pPr>
        <w:pStyle w:val="Heading1"/>
      </w:pPr>
      <w:r w:rsidRPr="00C77A17">
        <w:t>The Effect of Outliers on Summary Statistics</w:t>
      </w:r>
    </w:p>
    <w:p w:rsidR="000D2384" w:rsidRDefault="000D2384" w:rsidP="000D2384">
      <w:pPr>
        <w:pStyle w:val="BodyText"/>
      </w:pPr>
      <w:r>
        <w:t>Even though these 5 executives make up only 1/3 of 1% of the cases, the mean dropped from $4.63 million to $4.45 million and the standard deviation dropped from $6.2 million to $5.5 million.</w:t>
      </w:r>
    </w:p>
    <w:p w:rsidR="000D2384" w:rsidRDefault="000D2384" w:rsidP="000D2384">
      <w:pPr>
        <w:pStyle w:val="BodyText"/>
      </w:pPr>
    </w:p>
    <w:p w:rsidR="000D2384" w:rsidRDefault="000D2384" w:rsidP="000D2384">
      <w:pPr>
        <w:pStyle w:val="BodyText"/>
      </w:pPr>
      <w:r>
        <w:t xml:space="preserve">These five large salaries are very influential. Note that the mean and, especially, the SD change dramatically when adding or removing points that are far away from the others. In contrast, note that the median and the </w:t>
      </w:r>
      <w:proofErr w:type="spellStart"/>
      <w:r>
        <w:t>interquartile</w:t>
      </w:r>
      <w:proofErr w:type="spellEnd"/>
      <w:r>
        <w:t xml:space="preserve"> range change very little.</w:t>
      </w:r>
    </w:p>
    <w:p w:rsidR="000D2384" w:rsidRDefault="000D2384" w:rsidP="000D2384">
      <w:pPr>
        <w:pStyle w:val="BodyText"/>
      </w:pPr>
    </w:p>
    <w:p w:rsidR="000D2384" w:rsidRDefault="000D2384" w:rsidP="000D2384">
      <w:pPr>
        <w:pStyle w:val="BodyText"/>
      </w:pPr>
      <w:r>
        <w:t xml:space="preserve">Now look what happens if we remove all cases for which </w:t>
      </w:r>
      <w:proofErr w:type="spellStart"/>
      <w:r>
        <w:t>TotalComp</w:t>
      </w:r>
      <w:proofErr w:type="spellEnd"/>
      <w:r>
        <w:t xml:space="preserve"> &gt; $10 million.</w:t>
      </w:r>
      <w:r w:rsidRPr="00CA60F7">
        <w:rPr>
          <w:rStyle w:val="FootnoteReference"/>
          <w:position w:val="6"/>
          <w:sz w:val="28"/>
          <w:szCs w:val="28"/>
        </w:rPr>
        <w:footnoteReference w:id="28"/>
      </w:r>
      <w:r>
        <w:t xml:space="preserve"> </w:t>
      </w:r>
      <w:r w:rsidRPr="004B3157">
        <w:t>What’s going on?</w:t>
      </w:r>
    </w:p>
    <w:p w:rsidR="000D2384" w:rsidRDefault="00B21259" w:rsidP="000D2384">
      <w:pPr>
        <w:pStyle w:val="BodyText"/>
        <w:jc w:val="center"/>
      </w:pPr>
      <w:r>
        <w:rPr>
          <w:noProof/>
        </w:rPr>
        <w:drawing>
          <wp:inline distT="0" distB="0" distL="0" distR="0">
            <wp:extent cx="5351145" cy="2294255"/>
            <wp:effectExtent l="2540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1"/>
                    <a:srcRect/>
                    <a:stretch>
                      <a:fillRect/>
                    </a:stretch>
                  </pic:blipFill>
                  <pic:spPr bwMode="auto">
                    <a:xfrm>
                      <a:off x="0" y="0"/>
                      <a:ext cx="5351145" cy="2294255"/>
                    </a:xfrm>
                    <a:prstGeom prst="rect">
                      <a:avLst/>
                    </a:prstGeom>
                    <a:noFill/>
                    <a:ln w="9525">
                      <a:noFill/>
                      <a:miter lim="800000"/>
                      <a:headEnd/>
                      <a:tailEnd/>
                    </a:ln>
                  </pic:spPr>
                </pic:pic>
              </a:graphicData>
            </a:graphic>
          </wp:inline>
        </w:drawing>
      </w:r>
    </w:p>
    <w:p w:rsidR="000D2384" w:rsidRPr="00330FB6" w:rsidRDefault="000D2384" w:rsidP="000D2384">
      <w:pPr>
        <w:pStyle w:val="Heading1"/>
      </w:pPr>
      <w:r w:rsidRPr="00330FB6">
        <w:t>Transforming Data</w:t>
      </w:r>
    </w:p>
    <w:p w:rsidR="000D2384" w:rsidRDefault="000D2384" w:rsidP="000D2384">
      <w:pPr>
        <w:pStyle w:val="BodyText"/>
      </w:pPr>
      <w:r>
        <w:t>An alternative way of looking at the big picture is to transform the data to a different scale. For these data, let’s consider the log transformation:</w:t>
      </w:r>
    </w:p>
    <w:p w:rsidR="000D2384" w:rsidRDefault="000D2384" w:rsidP="000D2384">
      <w:pPr>
        <w:pStyle w:val="BodyText"/>
      </w:pPr>
    </w:p>
    <w:p w:rsidR="000D2384" w:rsidRDefault="000D2384" w:rsidP="000D2384">
      <w:pPr>
        <w:pStyle w:val="BodyText"/>
        <w:jc w:val="center"/>
      </w:pPr>
      <w:proofErr w:type="gramStart"/>
      <w:r>
        <w:t>y</w:t>
      </w:r>
      <w:proofErr w:type="gramEnd"/>
      <w:r>
        <w:t xml:space="preserve"> = log</w:t>
      </w:r>
      <w:r>
        <w:rPr>
          <w:vertAlign w:val="subscript"/>
        </w:rPr>
        <w:t>10</w:t>
      </w:r>
      <w:r>
        <w:t xml:space="preserve"> x</w:t>
      </w:r>
    </w:p>
    <w:p w:rsidR="000D2384" w:rsidRDefault="000D2384" w:rsidP="000D2384">
      <w:pPr>
        <w:pStyle w:val="BodyText"/>
      </w:pPr>
    </w:p>
    <w:p w:rsidR="000D2384" w:rsidRDefault="000D2384" w:rsidP="000D2384">
      <w:pPr>
        <w:pStyle w:val="BodyText"/>
      </w:pPr>
      <w:r>
        <w:t>If we use base 10, then the logs of the compensations essentially count the number of digits (minus 1 since, for example, log</w:t>
      </w:r>
      <w:r>
        <w:rPr>
          <w:vertAlign w:val="subscript"/>
        </w:rPr>
        <w:t>10</w:t>
      </w:r>
      <w:r>
        <w:t xml:space="preserve"> 100 = 2 and log</w:t>
      </w:r>
      <w:r>
        <w:rPr>
          <w:vertAlign w:val="subscript"/>
        </w:rPr>
        <w:t>10</w:t>
      </w:r>
      <w:r>
        <w:t xml:space="preserve"> 1000 = 3).</w:t>
      </w:r>
    </w:p>
    <w:p w:rsidR="000D2384" w:rsidRDefault="000D2384" w:rsidP="000D2384">
      <w:pPr>
        <w:pStyle w:val="BodyText"/>
      </w:pPr>
    </w:p>
    <w:p w:rsidR="000D2384" w:rsidRDefault="000D2384" w:rsidP="000D2384">
      <w:pPr>
        <w:pStyle w:val="BodyText"/>
      </w:pPr>
      <w:r>
        <w:t xml:space="preserve">Note that </w:t>
      </w:r>
      <w:proofErr w:type="gramStart"/>
      <w:r>
        <w:t>log(</w:t>
      </w:r>
      <w:proofErr w:type="gramEnd"/>
      <w:r>
        <w:t>y/x) = log y – log x so that multiplicative increases in the original scale correspond to additive increases in the log scale.</w:t>
      </w:r>
      <w:r w:rsidRPr="004A6D4F">
        <w:rPr>
          <w:rStyle w:val="FootnoteReference"/>
          <w:position w:val="6"/>
          <w:sz w:val="28"/>
          <w:szCs w:val="28"/>
        </w:rPr>
        <w:footnoteReference w:id="29"/>
      </w:r>
      <w:r>
        <w:t xml:space="preserve">  Thus</w:t>
      </w:r>
    </w:p>
    <w:p w:rsidR="000D2384" w:rsidRDefault="000D2384" w:rsidP="000D2384">
      <w:pPr>
        <w:pStyle w:val="BodyText"/>
      </w:pPr>
    </w:p>
    <w:p w:rsidR="00FE4B68" w:rsidRDefault="000D2384">
      <w:pPr>
        <w:pStyle w:val="BodyText"/>
        <w:rPr>
          <w:del w:id="503" w:author="Robert Stine" w:date="2009-07-14T23:23:00Z"/>
        </w:rPr>
        <w:pPrChange w:id="504" w:author="Robert Stine" w:date="2009-07-14T17:05:00Z">
          <w:pPr>
            <w:pStyle w:val="BodyText"/>
            <w:jc w:val="center"/>
          </w:pPr>
        </w:pPrChange>
      </w:pPr>
      <w:ins w:id="505" w:author="Robert Stine" w:date="2009-07-14T23:22:00Z">
        <w:r>
          <w:tab/>
        </w:r>
      </w:ins>
      <w:proofErr w:type="gramStart"/>
      <w:r w:rsidRPr="00330FB6">
        <w:t>percentage</w:t>
      </w:r>
      <w:proofErr w:type="gramEnd"/>
      <w:r w:rsidRPr="00330FB6">
        <w:t xml:space="preserve"> changes</w:t>
      </w:r>
      <w:r>
        <w:t xml:space="preserve"> in the original scale</w:t>
      </w:r>
      <w:ins w:id="506" w:author="Robert Stine" w:date="2009-07-14T23:23:00Z">
        <w:r>
          <w:t xml:space="preserve"> </w:t>
        </w:r>
      </w:ins>
    </w:p>
    <w:p w:rsidR="00FE4B68" w:rsidRDefault="000D2384">
      <w:pPr>
        <w:pStyle w:val="BodyText"/>
        <w:rPr>
          <w:del w:id="507" w:author="Robert Stine" w:date="2009-07-13T19:36:00Z"/>
        </w:rPr>
        <w:pPrChange w:id="508" w:author="Robert Stine" w:date="2009-07-14T23:23:00Z">
          <w:pPr>
            <w:pStyle w:val="BodyText"/>
            <w:jc w:val="center"/>
          </w:pPr>
        </w:pPrChange>
      </w:pPr>
      <w:del w:id="509" w:author="Robert Stine" w:date="2009-07-14T23:23:00Z">
        <w:r w:rsidDel="003C16F4">
          <w:delText>translate</w:delText>
        </w:r>
      </w:del>
      <w:proofErr w:type="gramStart"/>
      <w:ins w:id="510" w:author="Robert Stine" w:date="2009-07-14T23:23:00Z">
        <w:r>
          <w:t>become</w:t>
        </w:r>
      </w:ins>
      <w:proofErr w:type="gramEnd"/>
      <w:r>
        <w:t xml:space="preserve"> </w:t>
      </w:r>
      <w:del w:id="511" w:author="Robert Stine" w:date="2009-07-14T23:23:00Z">
        <w:r w:rsidDel="003C16F4">
          <w:delText xml:space="preserve">into </w:delText>
        </w:r>
      </w:del>
      <w:r>
        <w:t xml:space="preserve">additive </w:t>
      </w:r>
      <w:r w:rsidRPr="00330FB6">
        <w:t xml:space="preserve">changes </w:t>
      </w:r>
      <w:r>
        <w:t>i</w:t>
      </w:r>
      <w:r w:rsidRPr="00330FB6">
        <w:t xml:space="preserve">n </w:t>
      </w:r>
      <w:r>
        <w:t>the</w:t>
      </w:r>
      <w:r w:rsidRPr="00330FB6">
        <w:t xml:space="preserve"> log scal</w:t>
      </w:r>
      <w:r>
        <w:t>e.</w:t>
      </w:r>
    </w:p>
    <w:p w:rsidR="00FE4B68" w:rsidRDefault="000D2384">
      <w:pPr>
        <w:pStyle w:val="BodyText"/>
        <w:pPrChange w:id="512" w:author="Robert Stine" w:date="2009-07-14T23:23:00Z">
          <w:pPr>
            <w:pStyle w:val="BodyText"/>
            <w:jc w:val="center"/>
          </w:pPr>
        </w:pPrChange>
      </w:pPr>
      <w:del w:id="513" w:author="Robert Stine" w:date="2009-07-13T19:36:00Z">
        <w:r w:rsidRPr="00330FB6" w:rsidDel="00874B81">
          <w:delText>.</w:delText>
        </w:r>
      </w:del>
    </w:p>
    <w:p w:rsidR="000D2384" w:rsidRDefault="000D2384" w:rsidP="000D2384">
      <w:pPr>
        <w:pStyle w:val="BodyText"/>
      </w:pPr>
    </w:p>
    <w:p w:rsidR="000D2384" w:rsidRDefault="000D2384" w:rsidP="000D2384">
      <w:pPr>
        <w:pStyle w:val="BodyText"/>
      </w:pPr>
      <w:r>
        <w:t>Question: Which is larger</w:t>
      </w:r>
    </w:p>
    <w:p w:rsidR="000D2384" w:rsidRDefault="000D2384" w:rsidP="000D2384">
      <w:pPr>
        <w:pStyle w:val="BodyText"/>
      </w:pPr>
    </w:p>
    <w:p w:rsidR="000D2384" w:rsidRDefault="000D2384" w:rsidP="000D2384">
      <w:pPr>
        <w:pStyle w:val="BodyText"/>
        <w:jc w:val="center"/>
      </w:pPr>
      <w:r>
        <w:t>[</w:t>
      </w:r>
      <w:proofErr w:type="gramStart"/>
      <w:r>
        <w:t>log</w:t>
      </w:r>
      <w:proofErr w:type="gramEnd"/>
      <w:r>
        <w:t xml:space="preserve"> $11,000 – log $10,000]    or    [log $1,001,000 – log $1,000,000] ?</w:t>
      </w:r>
    </w:p>
    <w:p w:rsidR="000D2384" w:rsidRDefault="000D2384" w:rsidP="000D2384">
      <w:pPr>
        <w:pStyle w:val="BodyText"/>
      </w:pPr>
    </w:p>
    <w:p w:rsidR="000D2384" w:rsidRDefault="000D2384" w:rsidP="000D2384">
      <w:pPr>
        <w:pStyle w:val="BodyText"/>
      </w:pPr>
      <w:r>
        <w:br w:type="page"/>
        <w:t xml:space="preserve">For the </w:t>
      </w:r>
      <w:r w:rsidRPr="00E33CE9">
        <w:t>CEO_Comp_03</w:t>
      </w:r>
      <w:r>
        <w:t xml:space="preserve"> data, let’s create the new variable</w:t>
      </w:r>
      <w:r w:rsidRPr="00781051">
        <w:rPr>
          <w:rStyle w:val="FootnoteReference"/>
          <w:sz w:val="28"/>
          <w:szCs w:val="28"/>
        </w:rPr>
        <w:footnoteReference w:id="30"/>
      </w:r>
    </w:p>
    <w:p w:rsidR="000D2384" w:rsidRDefault="000D2384" w:rsidP="000D2384">
      <w:pPr>
        <w:pStyle w:val="BodyText"/>
      </w:pPr>
    </w:p>
    <w:p w:rsidR="000D2384" w:rsidRDefault="000D2384" w:rsidP="000D2384">
      <w:pPr>
        <w:pStyle w:val="BodyText"/>
        <w:jc w:val="center"/>
      </w:pPr>
      <w:r w:rsidRPr="00201E47">
        <w:t>Log10TotalComp</w:t>
      </w:r>
      <w:r>
        <w:t xml:space="preserve"> </w:t>
      </w:r>
      <w:r w:rsidRPr="00201E47">
        <w:t>= log</w:t>
      </w:r>
      <w:r w:rsidRPr="00201E47">
        <w:rPr>
          <w:vertAlign w:val="subscript"/>
        </w:rPr>
        <w:t>10</w:t>
      </w:r>
      <w:r w:rsidRPr="00201E47">
        <w:t xml:space="preserve"> </w:t>
      </w:r>
      <w:proofErr w:type="spellStart"/>
      <w:r w:rsidRPr="00201E47">
        <w:t>TotalCom</w:t>
      </w:r>
      <w:r>
        <w:t>p</w:t>
      </w:r>
      <w:proofErr w:type="spellEnd"/>
    </w:p>
    <w:p w:rsidR="000D2384" w:rsidRDefault="000D2384" w:rsidP="000D2384">
      <w:pPr>
        <w:pStyle w:val="BodyText"/>
      </w:pPr>
    </w:p>
    <w:p w:rsidR="000D2384" w:rsidRDefault="000D2384" w:rsidP="000D2384">
      <w:pPr>
        <w:pStyle w:val="BodyText"/>
      </w:pPr>
      <w:r>
        <w:t>A summary of these logged compensation values is revealing:</w:t>
      </w:r>
    </w:p>
    <w:p w:rsidR="000D2384" w:rsidRDefault="000D2384" w:rsidP="000D2384">
      <w:pPr>
        <w:pStyle w:val="BodyText"/>
      </w:pPr>
    </w:p>
    <w:p w:rsidR="000D2384" w:rsidRDefault="00B21259" w:rsidP="000D2384">
      <w:pPr>
        <w:spacing w:before="120"/>
        <w:jc w:val="center"/>
      </w:pPr>
      <w:r>
        <w:rPr>
          <w:noProof/>
        </w:rPr>
        <w:drawing>
          <wp:inline distT="0" distB="0" distL="0" distR="0">
            <wp:extent cx="5765800" cy="2489200"/>
            <wp:effectExtent l="2540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2"/>
                    <a:srcRect/>
                    <a:stretch>
                      <a:fillRect/>
                    </a:stretch>
                  </pic:blipFill>
                  <pic:spPr bwMode="auto">
                    <a:xfrm>
                      <a:off x="0" y="0"/>
                      <a:ext cx="5765800" cy="2489200"/>
                    </a:xfrm>
                    <a:prstGeom prst="rect">
                      <a:avLst/>
                    </a:prstGeom>
                    <a:noFill/>
                    <a:ln w="9525">
                      <a:noFill/>
                      <a:miter lim="800000"/>
                      <a:headEnd/>
                      <a:tailEnd/>
                    </a:ln>
                  </pic:spPr>
                </pic:pic>
              </a:graphicData>
            </a:graphic>
          </wp:inline>
        </w:drawing>
      </w:r>
    </w:p>
    <w:p w:rsidR="000D2384" w:rsidRDefault="000D2384" w:rsidP="000D2384">
      <w:pPr>
        <w:pStyle w:val="BodyText"/>
      </w:pPr>
    </w:p>
    <w:p w:rsidR="000D2384" w:rsidRDefault="000D2384" w:rsidP="000D2384">
      <w:pPr>
        <w:pStyle w:val="BodyText"/>
      </w:pPr>
      <w:r>
        <w:t>Wow! The transformation has revealed an unusually small extreme value. Who is it?</w:t>
      </w:r>
    </w:p>
    <w:p w:rsidR="000D2384" w:rsidRDefault="000D2384" w:rsidP="000D2384">
      <w:pPr>
        <w:pStyle w:val="BodyText"/>
      </w:pPr>
    </w:p>
    <w:p w:rsidR="000D2384" w:rsidRDefault="000D2384" w:rsidP="000D2384">
      <w:pPr>
        <w:pStyle w:val="BodyText"/>
      </w:pPr>
      <w:r>
        <w:t xml:space="preserve">Let’s exclude this point to get a better picture of the distribution of </w:t>
      </w:r>
      <w:r w:rsidRPr="00E33CE9">
        <w:t>Log10TotalComp</w:t>
      </w:r>
      <w:r>
        <w:t>.</w:t>
      </w:r>
    </w:p>
    <w:p w:rsidR="000D2384" w:rsidRDefault="000D2384" w:rsidP="000D2384">
      <w:pPr>
        <w:pStyle w:val="BodyText"/>
      </w:pPr>
    </w:p>
    <w:p w:rsidR="000D2384" w:rsidRDefault="00B21259" w:rsidP="000D2384">
      <w:pPr>
        <w:pStyle w:val="BodyText"/>
        <w:jc w:val="center"/>
      </w:pPr>
      <w:r>
        <w:rPr>
          <w:noProof/>
        </w:rPr>
        <w:drawing>
          <wp:inline distT="0" distB="0" distL="0" distR="0">
            <wp:extent cx="5156200" cy="2235200"/>
            <wp:effectExtent l="2540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3"/>
                    <a:srcRect/>
                    <a:stretch>
                      <a:fillRect/>
                    </a:stretch>
                  </pic:blipFill>
                  <pic:spPr bwMode="auto">
                    <a:xfrm>
                      <a:off x="0" y="0"/>
                      <a:ext cx="5156200" cy="2235200"/>
                    </a:xfrm>
                    <a:prstGeom prst="rect">
                      <a:avLst/>
                    </a:prstGeom>
                    <a:noFill/>
                    <a:ln w="9525">
                      <a:noFill/>
                      <a:miter lim="800000"/>
                      <a:headEnd/>
                      <a:tailEnd/>
                    </a:ln>
                  </pic:spPr>
                </pic:pic>
              </a:graphicData>
            </a:graphic>
          </wp:inline>
        </w:drawing>
      </w:r>
    </w:p>
    <w:p w:rsidR="000D2384" w:rsidRDefault="000D2384" w:rsidP="000D2384">
      <w:pPr>
        <w:pStyle w:val="BodyText"/>
      </w:pPr>
    </w:p>
    <w:p w:rsidR="000D2384" w:rsidRDefault="000D2384" w:rsidP="000D2384">
      <w:pPr>
        <w:pStyle w:val="BodyText"/>
      </w:pPr>
      <w:r>
        <w:t>By transforming, we can see the variation that distinguishes the compensation of the majority of the executives rather than just singling out those that make much more than the rest.</w:t>
      </w:r>
    </w:p>
    <w:p w:rsidR="000D2384" w:rsidRDefault="000D2384" w:rsidP="000D2384">
      <w:pPr>
        <w:pStyle w:val="BodyText"/>
      </w:pPr>
    </w:p>
    <w:p w:rsidR="000D2384" w:rsidRDefault="000D2384" w:rsidP="000D2384">
      <w:pPr>
        <w:pStyle w:val="BodyText"/>
      </w:pPr>
      <w:r>
        <w:t>The log transformation has done this by pulling in the large values and stretched out the small values. It has transformed right skewed data into more normal data.</w:t>
      </w:r>
    </w:p>
    <w:p w:rsidR="000D2384" w:rsidRDefault="000D2384" w:rsidP="000D2384">
      <w:pPr>
        <w:pStyle w:val="BodyText"/>
      </w:pPr>
    </w:p>
    <w:p w:rsidR="00FE4B68" w:rsidRDefault="000D2384">
      <w:pPr>
        <w:pStyle w:val="BodyText"/>
      </w:pPr>
      <w:proofErr w:type="gramStart"/>
      <w:r>
        <w:t>Is any information lost by transforming the data</w:t>
      </w:r>
      <w:proofErr w:type="gramEnd"/>
      <w:r>
        <w:t>?</w:t>
      </w:r>
    </w:p>
    <w:p w:rsidR="00FE4B68" w:rsidRDefault="00FE4B68">
      <w:pPr>
        <w:pStyle w:val="BodyText"/>
      </w:pPr>
    </w:p>
    <w:p w:rsidR="00FE4B68" w:rsidRDefault="000D2384">
      <w:pPr>
        <w:pStyle w:val="BodyText"/>
      </w:pPr>
      <w:r>
        <w:t>Is the average of the logs equal to the log of the average?</w:t>
      </w:r>
    </w:p>
    <w:p w:rsidR="00FE4B68" w:rsidRDefault="000D2384">
      <w:pPr>
        <w:pStyle w:val="BodyText"/>
      </w:pPr>
      <w:r>
        <w:t>Given one, can you find the other?</w:t>
      </w:r>
    </w:p>
    <w:p w:rsidR="00FE4B68" w:rsidRDefault="000D2384">
      <w:pPr>
        <w:pStyle w:val="Heading1"/>
      </w:pPr>
      <w:r w:rsidRPr="00781051">
        <w:t>Finding Sources of Variation (BBS, p. 45)</w:t>
      </w:r>
    </w:p>
    <w:p w:rsidR="00351443" w:rsidRDefault="000D2384" w:rsidP="000D2384">
      <w:pPr>
        <w:pStyle w:val="BodyText"/>
        <w:rPr>
          <w:ins w:id="514" w:author="Robert Stine" w:date="2009-07-17T15:34:00Z"/>
        </w:rPr>
      </w:pPr>
      <w:del w:id="515" w:author="Robert Stine" w:date="2009-07-17T15:34:00Z">
        <w:r w:rsidDel="00351443">
          <w:delText>A q</w:delText>
        </w:r>
      </w:del>
      <w:ins w:id="516" w:author="Robert Stine" w:date="2009-07-17T15:34:00Z">
        <w:r w:rsidR="00351443">
          <w:t>Q</w:t>
        </w:r>
      </w:ins>
      <w:r>
        <w:t>uestion</w:t>
      </w:r>
      <w:ins w:id="517" w:author="Robert Stine" w:date="2009-07-17T15:34:00Z">
        <w:r w:rsidR="00351443">
          <w:t>s</w:t>
        </w:r>
      </w:ins>
      <w:r>
        <w:t xml:space="preserve"> of interest</w:t>
      </w:r>
    </w:p>
    <w:p w:rsidR="000D2384" w:rsidRDefault="000D2384" w:rsidP="00351443">
      <w:pPr>
        <w:pStyle w:val="BodyText"/>
        <w:numPr>
          <w:ins w:id="518" w:author="Robert Stine" w:date="2009-07-17T15:34:00Z"/>
        </w:numPr>
        <w:spacing w:before="120"/>
        <w:ind w:left="720"/>
        <w:rPr>
          <w:ins w:id="519" w:author="Robert Stine" w:date="2009-07-17T15:34:00Z"/>
        </w:rPr>
        <w:pPrChange w:id="520" w:author="Robert Stine" w:date="2009-07-17T15:35:00Z">
          <w:pPr>
            <w:pStyle w:val="BodyText"/>
            <w:ind w:left="720"/>
          </w:pPr>
        </w:pPrChange>
      </w:pPr>
      <w:del w:id="521" w:author="Robert Stine" w:date="2009-07-17T15:34:00Z">
        <w:r w:rsidDel="00351443">
          <w:delText xml:space="preserve">: </w:delText>
        </w:r>
      </w:del>
      <w:del w:id="522" w:author="Robert Stine" w:date="2009-07-13T19:36:00Z">
        <w:r w:rsidDel="00874B81">
          <w:delText xml:space="preserve">  </w:delText>
        </w:r>
      </w:del>
      <w:r>
        <w:t xml:space="preserve">Are </w:t>
      </w:r>
      <w:ins w:id="523" w:author="Robert Stine" w:date="2009-07-17T15:34:00Z">
        <w:r w:rsidR="00351443" w:rsidRPr="00351443">
          <w:rPr>
            <w:i/>
            <w:rPrChange w:id="524" w:author="Robert Stine" w:date="2009-07-17T15:35:00Z">
              <w:rPr/>
            </w:rPrChange>
          </w:rPr>
          <w:t>top</w:t>
        </w:r>
        <w:r w:rsidR="00351443">
          <w:t xml:space="preserve"> </w:t>
        </w:r>
      </w:ins>
      <w:r>
        <w:t>executives in some industries more highly paid than those in others?</w:t>
      </w:r>
    </w:p>
    <w:p w:rsidR="00351443" w:rsidRDefault="00351443" w:rsidP="00351443">
      <w:pPr>
        <w:pStyle w:val="BodyText"/>
        <w:numPr>
          <w:ins w:id="525" w:author="Robert Stine" w:date="2009-07-17T15:34:00Z"/>
        </w:numPr>
        <w:spacing w:before="120"/>
        <w:ind w:left="720"/>
        <w:pPrChange w:id="526" w:author="Robert Stine" w:date="2009-07-17T15:35:00Z">
          <w:pPr>
            <w:pStyle w:val="BodyText"/>
          </w:pPr>
        </w:pPrChange>
      </w:pPr>
      <w:ins w:id="527" w:author="Robert Stine" w:date="2009-07-17T15:34:00Z">
        <w:r>
          <w:t xml:space="preserve">Are </w:t>
        </w:r>
      </w:ins>
      <w:ins w:id="528" w:author="Robert Stine" w:date="2009-07-17T15:35:00Z">
        <w:r w:rsidRPr="00351443">
          <w:rPr>
            <w:i/>
            <w:rPrChange w:id="529" w:author="Robert Stine" w:date="2009-07-17T15:35:00Z">
              <w:rPr/>
            </w:rPrChange>
          </w:rPr>
          <w:t>typical</w:t>
        </w:r>
      </w:ins>
      <w:ins w:id="530" w:author="Robert Stine" w:date="2009-07-17T15:34:00Z">
        <w:r>
          <w:t xml:space="preserve"> executives in some more highly paid than in others?</w:t>
        </w:r>
      </w:ins>
    </w:p>
    <w:p w:rsidR="000D2384" w:rsidRDefault="000D2384" w:rsidP="000D2384">
      <w:pPr>
        <w:pStyle w:val="BodyText"/>
      </w:pPr>
    </w:p>
    <w:p w:rsidR="000D2384" w:rsidRDefault="000D2384" w:rsidP="000D2384">
      <w:pPr>
        <w:pStyle w:val="BodyText"/>
      </w:pPr>
      <w:r>
        <w:t xml:space="preserve">Let’s first obtain JMP summaries of the two variables: </w:t>
      </w:r>
      <w:r w:rsidRPr="0089480F">
        <w:t>Industry and Log10TotalComp</w:t>
      </w:r>
      <w:r>
        <w:t>.</w:t>
      </w:r>
      <w:r w:rsidRPr="00781051">
        <w:rPr>
          <w:rStyle w:val="FootnoteReference"/>
          <w:sz w:val="28"/>
          <w:szCs w:val="28"/>
        </w:rPr>
        <w:footnoteReference w:id="31"/>
      </w:r>
    </w:p>
    <w:p w:rsidR="000D2384" w:rsidDel="00351443" w:rsidRDefault="000D2384" w:rsidP="000D2384">
      <w:pPr>
        <w:pStyle w:val="BodyText"/>
        <w:rPr>
          <w:del w:id="531" w:author="Robert Stine" w:date="2009-07-17T15:35:00Z"/>
        </w:rPr>
      </w:pPr>
    </w:p>
    <w:p w:rsidR="000D2384" w:rsidRPr="00F56583" w:rsidRDefault="00B21259" w:rsidP="00351443">
      <w:pPr>
        <w:pStyle w:val="BodyText"/>
        <w:spacing w:before="120"/>
        <w:jc w:val="center"/>
        <w:pPrChange w:id="532" w:author="Robert Stine" w:date="2009-07-17T15:35:00Z">
          <w:pPr>
            <w:pStyle w:val="BodyText"/>
            <w:jc w:val="center"/>
          </w:pPr>
        </w:pPrChange>
      </w:pPr>
      <w:r>
        <w:rPr>
          <w:noProof/>
        </w:rPr>
        <w:drawing>
          <wp:inline distT="0" distB="0" distL="0" distR="0">
            <wp:extent cx="6773545" cy="2438400"/>
            <wp:effectExtent l="2540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4"/>
                    <a:srcRect/>
                    <a:stretch>
                      <a:fillRect/>
                    </a:stretch>
                  </pic:blipFill>
                  <pic:spPr bwMode="auto">
                    <a:xfrm>
                      <a:off x="0" y="0"/>
                      <a:ext cx="6773545" cy="2438400"/>
                    </a:xfrm>
                    <a:prstGeom prst="rect">
                      <a:avLst/>
                    </a:prstGeom>
                    <a:noFill/>
                    <a:ln w="9525">
                      <a:noFill/>
                      <a:miter lim="800000"/>
                      <a:headEnd/>
                      <a:tailEnd/>
                    </a:ln>
                  </pic:spPr>
                </pic:pic>
              </a:graphicData>
            </a:graphic>
          </wp:inline>
        </w:drawing>
      </w:r>
    </w:p>
    <w:p w:rsidR="00FE4B68" w:rsidDel="00351443" w:rsidRDefault="00FE4B68">
      <w:pPr>
        <w:pStyle w:val="BodyQuotation"/>
        <w:rPr>
          <w:del w:id="533" w:author="Robert Stine" w:date="2009-07-17T15:35:00Z"/>
        </w:rPr>
        <w:pPrChange w:id="534" w:author="Robert Stine" w:date="2009-07-14T17:05:00Z">
          <w:pPr>
            <w:pStyle w:val="BodyQuotation"/>
            <w:ind w:left="0"/>
          </w:pPr>
        </w:pPrChange>
      </w:pPr>
    </w:p>
    <w:p w:rsidR="00FE4B68" w:rsidRDefault="000D2384" w:rsidP="00351443">
      <w:pPr>
        <w:pStyle w:val="BodyQuotation"/>
        <w:spacing w:before="120"/>
        <w:pPrChange w:id="535" w:author="Robert Stine" w:date="2009-07-17T15:35:00Z">
          <w:pPr>
            <w:pStyle w:val="BodyQuotation"/>
            <w:ind w:left="0"/>
          </w:pPr>
        </w:pPrChange>
      </w:pPr>
      <w:r>
        <w:t xml:space="preserve">Our goal is to compare compensation among industries.  Can we tell from these summaries if executives in some industries are higher paid </w:t>
      </w:r>
      <w:proofErr w:type="gramStart"/>
      <w:r>
        <w:t>that</w:t>
      </w:r>
      <w:proofErr w:type="gramEnd"/>
      <w:r>
        <w:t xml:space="preserve"> those in other industries?</w:t>
      </w:r>
    </w:p>
    <w:p w:rsidR="00FE4B68" w:rsidRDefault="00FE4B68">
      <w:pPr>
        <w:pStyle w:val="BodyQuotation"/>
        <w:rPr>
          <w:del w:id="536" w:author="Robert Stine" w:date="2009-07-14T23:24:00Z"/>
        </w:rPr>
        <w:pPrChange w:id="537" w:author="Robert Stine" w:date="2009-07-14T17:05:00Z">
          <w:pPr>
            <w:pStyle w:val="BodyQuotation"/>
            <w:ind w:left="0"/>
          </w:pPr>
        </w:pPrChange>
      </w:pPr>
    </w:p>
    <w:p w:rsidR="000D2384" w:rsidRDefault="000D2384" w:rsidP="000D2384">
      <w:pPr>
        <w:pStyle w:val="BodyText"/>
        <w:rPr>
          <w:sz w:val="40"/>
          <w:szCs w:val="40"/>
        </w:rPr>
      </w:pPr>
      <w:r>
        <w:t xml:space="preserve">What about the relationship </w:t>
      </w:r>
      <w:r>
        <w:rPr>
          <w:i/>
        </w:rPr>
        <w:t>between</w:t>
      </w:r>
      <w:r>
        <w:t xml:space="preserve"> the category of the industry </w:t>
      </w:r>
      <w:r w:rsidRPr="00B14A6E">
        <w:t>and total compensation</w:t>
      </w:r>
      <w:r>
        <w:t>?</w:t>
      </w:r>
    </w:p>
    <w:p w:rsidR="000D2384" w:rsidRDefault="000D2384" w:rsidP="000D2384">
      <w:pPr>
        <w:pStyle w:val="BodyText"/>
      </w:pPr>
      <w:r w:rsidRPr="00092A26">
        <w:t xml:space="preserve">To </w:t>
      </w:r>
      <w:r>
        <w:t>get some sense of the relationship between them, we can highlight industries such as financial or IT.</w:t>
      </w:r>
      <w:r w:rsidRPr="004A6D4F">
        <w:rPr>
          <w:rStyle w:val="FootnoteReference"/>
          <w:position w:val="6"/>
          <w:sz w:val="28"/>
          <w:szCs w:val="28"/>
        </w:rPr>
        <w:footnoteReference w:id="32"/>
      </w:r>
      <w:r>
        <w:t xml:space="preserve"> </w:t>
      </w:r>
      <w:r>
        <w:rPr>
          <w:i/>
        </w:rPr>
        <w:t>Plot linking</w:t>
      </w:r>
      <w:r>
        <w:t xml:space="preserve"> in JMP highlights the associated values of </w:t>
      </w:r>
      <w:r w:rsidRPr="0089480F">
        <w:t>Log10TotalComp</w:t>
      </w:r>
      <w:r>
        <w:t>.</w:t>
      </w:r>
      <w:r w:rsidRPr="004A6D4F">
        <w:rPr>
          <w:rStyle w:val="FootnoteReference"/>
          <w:position w:val="6"/>
          <w:sz w:val="28"/>
          <w:szCs w:val="28"/>
        </w:rPr>
        <w:footnoteReference w:id="33"/>
      </w:r>
    </w:p>
    <w:p w:rsidR="000D2384" w:rsidRPr="007E35A8" w:rsidRDefault="00B21259" w:rsidP="000D2384">
      <w:pPr>
        <w:pStyle w:val="BodyText"/>
        <w:jc w:val="center"/>
        <w:rPr>
          <w:rStyle w:val="BodyTextChar"/>
        </w:rPr>
      </w:pPr>
      <w:r>
        <w:rPr>
          <w:noProof/>
        </w:rPr>
        <w:drawing>
          <wp:inline distT="0" distB="0" distL="0" distR="0">
            <wp:extent cx="5173345" cy="1854200"/>
            <wp:effectExtent l="2540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5"/>
                    <a:srcRect/>
                    <a:stretch>
                      <a:fillRect/>
                    </a:stretch>
                  </pic:blipFill>
                  <pic:spPr bwMode="auto">
                    <a:xfrm>
                      <a:off x="0" y="0"/>
                      <a:ext cx="5173345" cy="1854200"/>
                    </a:xfrm>
                    <a:prstGeom prst="rect">
                      <a:avLst/>
                    </a:prstGeom>
                    <a:noFill/>
                    <a:ln w="9525">
                      <a:noFill/>
                      <a:miter lim="800000"/>
                      <a:headEnd/>
                      <a:tailEnd/>
                    </a:ln>
                  </pic:spPr>
                </pic:pic>
              </a:graphicData>
            </a:graphic>
          </wp:inline>
        </w:drawing>
      </w:r>
    </w:p>
    <w:p w:rsidR="000D2384" w:rsidRDefault="00B21259" w:rsidP="000D2384">
      <w:pPr>
        <w:pStyle w:val="BodyText"/>
        <w:jc w:val="center"/>
      </w:pPr>
      <w:r>
        <w:rPr>
          <w:noProof/>
        </w:rPr>
        <w:drawing>
          <wp:inline distT="0" distB="0" distL="0" distR="0">
            <wp:extent cx="5207000" cy="1871345"/>
            <wp:effectExtent l="2540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6"/>
                    <a:srcRect/>
                    <a:stretch>
                      <a:fillRect/>
                    </a:stretch>
                  </pic:blipFill>
                  <pic:spPr bwMode="auto">
                    <a:xfrm>
                      <a:off x="0" y="0"/>
                      <a:ext cx="5207000" cy="1871345"/>
                    </a:xfrm>
                    <a:prstGeom prst="rect">
                      <a:avLst/>
                    </a:prstGeom>
                    <a:noFill/>
                    <a:ln w="9525">
                      <a:noFill/>
                      <a:miter lim="800000"/>
                      <a:headEnd/>
                      <a:tailEnd/>
                    </a:ln>
                  </pic:spPr>
                </pic:pic>
              </a:graphicData>
            </a:graphic>
          </wp:inline>
        </w:drawing>
      </w:r>
    </w:p>
    <w:p w:rsidR="000D2384" w:rsidRDefault="000D2384" w:rsidP="000D2384">
      <w:pPr>
        <w:pStyle w:val="BodyText"/>
      </w:pPr>
      <w:r>
        <w:t xml:space="preserve">Does it look like financial executives are paid differently than IT executives? </w:t>
      </w:r>
    </w:p>
    <w:p w:rsidR="000D2384" w:rsidRDefault="000D2384" w:rsidP="000D2384">
      <w:pPr>
        <w:pStyle w:val="BodyText"/>
      </w:pPr>
    </w:p>
    <w:p w:rsidR="000D2384" w:rsidRDefault="000D2384" w:rsidP="000D2384">
      <w:pPr>
        <w:pStyle w:val="BodyText"/>
      </w:pPr>
      <w:r>
        <w:t>Are the differences small, happening just for one or two, or more general?</w:t>
      </w:r>
    </w:p>
    <w:p w:rsidR="000D2384" w:rsidRDefault="000D2384" w:rsidP="000D2384">
      <w:pPr>
        <w:pStyle w:val="BodyText"/>
      </w:pPr>
    </w:p>
    <w:p w:rsidR="00FE4B68" w:rsidRDefault="00FE4B68">
      <w:pPr>
        <w:pStyle w:val="BodyQuotation"/>
        <w:pPrChange w:id="544" w:author="Robert Stine" w:date="2009-07-14T17:05:00Z">
          <w:pPr>
            <w:pStyle w:val="BodyQuotation"/>
            <w:ind w:left="0"/>
          </w:pPr>
        </w:pPrChange>
      </w:pPr>
    </w:p>
    <w:p w:rsidR="00FE4B68" w:rsidRDefault="00FE4B68">
      <w:pPr>
        <w:pStyle w:val="BodyQuotation"/>
        <w:pPrChange w:id="545" w:author="Robert Stine" w:date="2009-07-14T17:05:00Z">
          <w:pPr>
            <w:pStyle w:val="BodyQuotation"/>
            <w:ind w:left="0"/>
          </w:pPr>
        </w:pPrChange>
      </w:pPr>
    </w:p>
    <w:p w:rsidR="000D2384" w:rsidRDefault="000D2384" w:rsidP="000D2384">
      <w:pPr>
        <w:pStyle w:val="BodyQuotation"/>
        <w:rPr>
          <w:ins w:id="546" w:author="Robert Stine" w:date="2009-07-14T23:24:00Z"/>
        </w:rPr>
      </w:pPr>
      <w:proofErr w:type="gramStart"/>
      <w:r>
        <w:t>Suppose we used “raw” compensation rather than compensation on the log scale.</w:t>
      </w:r>
      <w:proofErr w:type="gramEnd"/>
      <w:r>
        <w:t xml:space="preserve">  </w:t>
      </w:r>
    </w:p>
    <w:p w:rsidR="00FE4B68" w:rsidRDefault="00FE4B68">
      <w:pPr>
        <w:pStyle w:val="BodyText"/>
        <w:numPr>
          <w:ins w:id="547" w:author="Robert Stine" w:date="2009-07-14T23:24:00Z"/>
        </w:numPr>
        <w:pPrChange w:id="548" w:author="Robert Stine" w:date="2009-07-14T23:24:00Z">
          <w:pPr>
            <w:pStyle w:val="BodyQuotation"/>
            <w:ind w:left="0"/>
          </w:pPr>
        </w:pPrChange>
      </w:pPr>
    </w:p>
    <w:p w:rsidR="00FE4B68" w:rsidRDefault="000D2384">
      <w:pPr>
        <w:pStyle w:val="BodyQuotation"/>
        <w:pPrChange w:id="549" w:author="Robert Stine" w:date="2009-07-14T17:05:00Z">
          <w:pPr>
            <w:pStyle w:val="BodyQuotation"/>
            <w:ind w:left="0"/>
          </w:pPr>
        </w:pPrChange>
      </w:pPr>
      <w:r>
        <w:t>Which question would this help us answer?</w:t>
      </w:r>
    </w:p>
    <w:p w:rsidR="000D2384" w:rsidRDefault="000D2384" w:rsidP="000D2384">
      <w:pPr>
        <w:pStyle w:val="BodyText"/>
      </w:pPr>
    </w:p>
    <w:p w:rsidR="000D2384" w:rsidRPr="00BA69BC" w:rsidRDefault="000D2384" w:rsidP="000D2384">
      <w:pPr>
        <w:pStyle w:val="Heading1"/>
      </w:pPr>
      <w:r>
        <w:br w:type="page"/>
      </w:r>
      <w:r w:rsidRPr="00BA69BC">
        <w:t xml:space="preserve">Comparison </w:t>
      </w:r>
      <w:proofErr w:type="spellStart"/>
      <w:r w:rsidRPr="00BA69BC">
        <w:t>Boxplots</w:t>
      </w:r>
      <w:proofErr w:type="spellEnd"/>
    </w:p>
    <w:p w:rsidR="000D2384" w:rsidRDefault="000D2384" w:rsidP="000D2384">
      <w:pPr>
        <w:pStyle w:val="BodyText"/>
      </w:pPr>
      <w:r>
        <w:t xml:space="preserve">Another useful approach for comparisons here is to look at </w:t>
      </w:r>
      <w:ins w:id="550" w:author="Robert Stine" w:date="2009-07-14T23:24:00Z">
        <w:r>
          <w:t xml:space="preserve">side-by-side </w:t>
        </w:r>
      </w:ins>
      <w:r>
        <w:rPr>
          <w:i/>
        </w:rPr>
        <w:t xml:space="preserve">comparison </w:t>
      </w:r>
      <w:proofErr w:type="spellStart"/>
      <w:r>
        <w:rPr>
          <w:i/>
        </w:rPr>
        <w:t>boxplots</w:t>
      </w:r>
      <w:proofErr w:type="spellEnd"/>
      <w:r>
        <w:t>.</w:t>
      </w:r>
      <w:r w:rsidRPr="004A6D4F">
        <w:rPr>
          <w:rStyle w:val="FootnoteReference"/>
          <w:position w:val="6"/>
          <w:sz w:val="28"/>
          <w:szCs w:val="28"/>
        </w:rPr>
        <w:footnoteReference w:id="34"/>
      </w:r>
      <w:r w:rsidRPr="00BA69BC">
        <w:rPr>
          <w:rStyle w:val="FootnoteReference"/>
          <w:sz w:val="28"/>
          <w:szCs w:val="28"/>
        </w:rPr>
        <w:t xml:space="preserve"> </w:t>
      </w:r>
    </w:p>
    <w:p w:rsidR="000D2384" w:rsidDel="003C16F4" w:rsidRDefault="000D2384" w:rsidP="000D2384">
      <w:pPr>
        <w:pStyle w:val="BodyQuotation"/>
        <w:rPr>
          <w:del w:id="551" w:author="Robert Stine" w:date="2009-07-14T23:24:00Z"/>
        </w:rPr>
      </w:pPr>
    </w:p>
    <w:p w:rsidR="00FE4B68" w:rsidRDefault="000D2384">
      <w:pPr>
        <w:pStyle w:val="BodyQuotation"/>
        <w:spacing w:before="120"/>
        <w:pPrChange w:id="552" w:author="Robert Stine" w:date="2009-07-14T23:24:00Z">
          <w:pPr>
            <w:pStyle w:val="BodyQuotation"/>
          </w:pPr>
        </w:pPrChange>
      </w:pPr>
      <w:r>
        <w:t xml:space="preserve">Comparison </w:t>
      </w:r>
      <w:proofErr w:type="spellStart"/>
      <w:r>
        <w:t>boxplots</w:t>
      </w:r>
      <w:proofErr w:type="spellEnd"/>
      <w:r>
        <w:t xml:space="preserve"> provide a plot that captures differences that we might discover from plot linking in a single, static image.</w:t>
      </w:r>
    </w:p>
    <w:p w:rsidR="000D2384" w:rsidDel="003C16F4" w:rsidRDefault="000D2384" w:rsidP="000D2384">
      <w:pPr>
        <w:pStyle w:val="BodyQuotation"/>
        <w:rPr>
          <w:del w:id="553" w:author="Robert Stine" w:date="2009-07-14T23:24:00Z"/>
        </w:rPr>
      </w:pPr>
    </w:p>
    <w:p w:rsidR="00FE4B68" w:rsidRDefault="000D2384">
      <w:pPr>
        <w:pStyle w:val="BodyQuotation"/>
        <w:spacing w:before="120" w:after="60"/>
        <w:pPrChange w:id="554" w:author="Robert Stine" w:date="2009-07-14T23:24:00Z">
          <w:pPr>
            <w:pStyle w:val="BodyQuotation"/>
          </w:pPr>
        </w:pPrChange>
      </w:pPr>
      <w:r>
        <w:t xml:space="preserve">Each </w:t>
      </w:r>
      <w:proofErr w:type="spellStart"/>
      <w:r>
        <w:t>boxplot</w:t>
      </w:r>
      <w:proofErr w:type="spellEnd"/>
      <w:r>
        <w:t xml:space="preserve"> summarizes compensation within an industry. The plots are shown parallel to each other on the same scale. What can we say about the executive compensation differences across these industries (BBS, p. 48)?</w:t>
      </w:r>
    </w:p>
    <w:p w:rsidR="000D2384" w:rsidRDefault="000D2384" w:rsidP="000D2384">
      <w:pPr>
        <w:pStyle w:val="Times18"/>
        <w:numPr>
          <w:ins w:id="555" w:author="Robert Stine" w:date="2009-07-17T15:40:00Z"/>
        </w:numPr>
        <w:spacing w:before="60"/>
        <w:ind w:left="720"/>
        <w:jc w:val="center"/>
        <w:rPr>
          <w:del w:id="556" w:author="Unknown"/>
        </w:rPr>
      </w:pPr>
    </w:p>
    <w:p w:rsidR="000D2384" w:rsidRDefault="00B21259" w:rsidP="00351443">
      <w:pPr>
        <w:pStyle w:val="Times18"/>
        <w:spacing w:before="120" w:after="60"/>
        <w:ind w:left="720"/>
        <w:jc w:val="center"/>
        <w:rPr>
          <w:ins w:id="557" w:author="Robert Stine" w:date="2009-07-17T15:40:00Z"/>
        </w:rPr>
        <w:pPrChange w:id="558" w:author="Robert Stine" w:date="2009-07-17T15:40:00Z">
          <w:pPr>
            <w:pStyle w:val="Times18"/>
            <w:spacing w:before="60"/>
            <w:ind w:left="720"/>
            <w:jc w:val="center"/>
          </w:pPr>
        </w:pPrChange>
      </w:pPr>
      <w:r>
        <w:rPr>
          <w:noProof/>
        </w:rPr>
        <w:drawing>
          <wp:inline distT="0" distB="0" distL="0" distR="0">
            <wp:extent cx="5849488" cy="2235996"/>
            <wp:effectExtent l="2540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7"/>
                    <a:srcRect b="14285"/>
                    <a:stretch>
                      <a:fillRect/>
                    </a:stretch>
                  </pic:blipFill>
                  <pic:spPr bwMode="auto">
                    <a:xfrm>
                      <a:off x="0" y="0"/>
                      <a:ext cx="5850004" cy="2236193"/>
                    </a:xfrm>
                    <a:prstGeom prst="rect">
                      <a:avLst/>
                    </a:prstGeom>
                    <a:noFill/>
                    <a:ln w="9525">
                      <a:noFill/>
                      <a:miter lim="800000"/>
                      <a:headEnd/>
                      <a:tailEnd/>
                    </a:ln>
                  </pic:spPr>
                </pic:pic>
              </a:graphicData>
            </a:graphic>
          </wp:inline>
        </w:drawing>
      </w:r>
    </w:p>
    <w:p w:rsidR="00351443" w:rsidRPr="00BA1081" w:rsidRDefault="00351443" w:rsidP="00351443">
      <w:pPr>
        <w:pStyle w:val="Times18"/>
        <w:numPr>
          <w:ins w:id="559" w:author="Robert Stine" w:date="2009-07-17T15:40:00Z"/>
        </w:numPr>
        <w:spacing w:before="120"/>
        <w:ind w:left="720"/>
        <w:pPrChange w:id="560" w:author="Robert Stine" w:date="2009-07-17T15:40:00Z">
          <w:pPr>
            <w:pStyle w:val="Times18"/>
            <w:spacing w:before="60"/>
            <w:ind w:left="720"/>
            <w:jc w:val="center"/>
          </w:pPr>
        </w:pPrChange>
      </w:pPr>
      <w:ins w:id="561" w:author="Robert Stine" w:date="2009-07-17T15:40:00Z">
        <w:r>
          <w:t xml:space="preserve">What would be a better way to label the </w:t>
        </w:r>
        <w:r w:rsidRPr="005962A0">
          <w:rPr>
            <w:i/>
          </w:rPr>
          <w:t>y</w:t>
        </w:r>
        <w:r>
          <w:t>-axis?</w:t>
        </w:r>
      </w:ins>
    </w:p>
    <w:p w:rsidR="000D2384" w:rsidRPr="00BA69BC" w:rsidRDefault="000D2384" w:rsidP="000D2384">
      <w:pPr>
        <w:pStyle w:val="Heading1"/>
      </w:pPr>
      <w:r w:rsidRPr="00BA69BC">
        <w:t>Statistics and Variation</w:t>
      </w:r>
    </w:p>
    <w:p w:rsidR="000D2384" w:rsidRDefault="000D2384" w:rsidP="000D2384">
      <w:pPr>
        <w:pStyle w:val="BodyText"/>
      </w:pPr>
      <w:r>
        <w:t>In many ways, statistics can be seen as the study of variation in data.</w:t>
      </w:r>
    </w:p>
    <w:p w:rsidR="000D2384" w:rsidRDefault="000D2384" w:rsidP="000D2384">
      <w:pPr>
        <w:pStyle w:val="BodyText"/>
      </w:pPr>
    </w:p>
    <w:p w:rsidR="000D2384" w:rsidRDefault="000D2384" w:rsidP="000D2384">
      <w:pPr>
        <w:pStyle w:val="BodyText"/>
      </w:pPr>
      <w:r>
        <w:t>Basically, we would like to “explain” the variation in data. Why? If we can identify what causes the data to vary, we might be able to control this variation to our benefit or use the insights to improve predictions.</w:t>
      </w:r>
    </w:p>
    <w:p w:rsidR="000D2384" w:rsidRPr="003860AB" w:rsidRDefault="000D2384" w:rsidP="000D2384">
      <w:pPr>
        <w:pStyle w:val="BodyText"/>
      </w:pPr>
    </w:p>
    <w:p w:rsidR="000D2384" w:rsidRPr="003860AB" w:rsidRDefault="000D2384" w:rsidP="000D2384">
      <w:pPr>
        <w:pStyle w:val="BodyText"/>
      </w:pPr>
      <w:r w:rsidRPr="003860AB">
        <w:t>At a minimum, we would like to</w:t>
      </w:r>
      <w:r>
        <w:t xml:space="preserve"> understand why our data vary. </w:t>
      </w:r>
      <w:r w:rsidRPr="003860AB">
        <w:t>The reasons for variation are what we’ll call the “sources of variation.”</w:t>
      </w:r>
    </w:p>
    <w:p w:rsidR="00FE4B68" w:rsidRDefault="00FE4B68">
      <w:pPr>
        <w:pStyle w:val="BodyText"/>
      </w:pPr>
    </w:p>
    <w:p w:rsidR="00FE4B68" w:rsidRDefault="000D2384">
      <w:pPr>
        <w:pStyle w:val="BodyText"/>
      </w:pPr>
      <w:r>
        <w:t>For the executive compensation data we just studied, to what extent is the salary variation explained by industry? Is it major?</w:t>
      </w:r>
    </w:p>
    <w:p w:rsidR="00FE4B68" w:rsidRDefault="00FE4B68">
      <w:pPr>
        <w:pStyle w:val="BodyText"/>
      </w:pPr>
    </w:p>
    <w:p w:rsidR="00FE4B68" w:rsidRDefault="000D2384">
      <w:pPr>
        <w:pStyle w:val="BodyText"/>
      </w:pPr>
      <w:r>
        <w:t>In the following example, we look for sources of variation in the sales of a growth industry.</w:t>
      </w:r>
    </w:p>
    <w:p w:rsidR="000D2384" w:rsidRPr="00BA69BC" w:rsidRDefault="000D2384" w:rsidP="000D2384">
      <w:pPr>
        <w:pStyle w:val="Heading1"/>
      </w:pPr>
      <w:r>
        <w:br w:type="page"/>
      </w:r>
      <w:r w:rsidRPr="00BA69BC">
        <w:t>Predicting Airline Passenger Demand (BBS, p. 50)</w:t>
      </w:r>
      <w:ins w:id="562" w:author="Robert Stine" w:date="2009-07-17T15:44:00Z">
        <w:r w:rsidR="00814260">
          <w:rPr>
            <w:rStyle w:val="FootnoteReference"/>
          </w:rPr>
          <w:footnoteReference w:id="35"/>
        </w:r>
      </w:ins>
    </w:p>
    <w:p w:rsidR="000D2384" w:rsidRDefault="000D2384" w:rsidP="000D2384">
      <w:pPr>
        <w:pStyle w:val="BodyText"/>
        <w:rPr>
          <w:ins w:id="568" w:author="Robert Stine" w:date="2009-07-17T15:42:00Z"/>
        </w:rPr>
      </w:pPr>
      <w:r>
        <w:t>A question of interest</w:t>
      </w:r>
      <w:r>
        <w:rPr>
          <w:b/>
          <w:szCs w:val="24"/>
        </w:rPr>
        <w:t xml:space="preserve">: </w:t>
      </w:r>
      <w:r>
        <w:t xml:space="preserve">How might one </w:t>
      </w:r>
      <w:del w:id="569" w:author="Robert Stine" w:date="2009-07-17T15:42:00Z">
        <w:r w:rsidDel="00351443">
          <w:delText xml:space="preserve">go about </w:delText>
        </w:r>
      </w:del>
      <w:r>
        <w:t>predict</w:t>
      </w:r>
      <w:del w:id="570" w:author="Robert Stine" w:date="2009-07-17T15:42:00Z">
        <w:r w:rsidDel="00351443">
          <w:delText>ing</w:delText>
        </w:r>
      </w:del>
      <w:r>
        <w:t xml:space="preserve"> future demand in a growth industry?</w:t>
      </w:r>
    </w:p>
    <w:p w:rsidR="00351443" w:rsidRDefault="00351443" w:rsidP="00814260">
      <w:pPr>
        <w:pStyle w:val="BodyText"/>
        <w:numPr>
          <w:ins w:id="571" w:author="Robert Stine" w:date="2009-07-17T15:42:00Z"/>
        </w:numPr>
        <w:spacing w:before="120"/>
        <w:ind w:left="720"/>
        <w:rPr>
          <w:ins w:id="572" w:author="Robert Stine" w:date="2009-07-17T15:46:00Z"/>
        </w:rPr>
        <w:pPrChange w:id="573" w:author="Robert Stine" w:date="2009-07-17T15:46:00Z">
          <w:pPr>
            <w:pStyle w:val="BodyText"/>
            <w:ind w:left="720"/>
          </w:pPr>
        </w:pPrChange>
      </w:pPr>
      <w:ins w:id="574" w:author="Robert Stine" w:date="2009-07-17T15:43:00Z">
        <w:r>
          <w:t>Forecasts are useful for various applications, such as locking in supplies or assessing the success of a change in services or advertising.</w:t>
        </w:r>
      </w:ins>
    </w:p>
    <w:p w:rsidR="00814260" w:rsidRDefault="00814260" w:rsidP="00814260">
      <w:pPr>
        <w:pStyle w:val="BodyText"/>
        <w:numPr>
          <w:ins w:id="575" w:author="Robert Stine" w:date="2009-07-17T15:46:00Z"/>
        </w:numPr>
        <w:spacing w:before="120"/>
        <w:ind w:left="720"/>
        <w:pPrChange w:id="576" w:author="Robert Stine" w:date="2009-07-17T15:46:00Z">
          <w:pPr>
            <w:pStyle w:val="BodyText"/>
          </w:pPr>
        </w:pPrChange>
      </w:pPr>
      <w:ins w:id="577" w:author="Robert Stine" w:date="2009-07-17T15:46:00Z">
        <w:r>
          <w:t>We</w:t>
        </w:r>
        <w:r>
          <w:t>’</w:t>
        </w:r>
        <w:r>
          <w:t>ll develop a short-term forecast in this example.</w:t>
        </w:r>
      </w:ins>
      <w:ins w:id="578" w:author="Robert Stine" w:date="2009-07-17T15:47:00Z">
        <w:r>
          <w:t xml:space="preserve"> Methods covered in Stat 621 allow us to build long-term forecasts.</w:t>
        </w:r>
      </w:ins>
    </w:p>
    <w:p w:rsidR="000D2384" w:rsidRDefault="000D2384" w:rsidP="000D2384">
      <w:pPr>
        <w:pStyle w:val="BodyText"/>
      </w:pPr>
    </w:p>
    <w:p w:rsidR="00FE4B68" w:rsidRDefault="000D2384">
      <w:pPr>
        <w:pStyle w:val="BodyQuotation"/>
        <w:ind w:left="0"/>
        <w:pPrChange w:id="579" w:author="Robert Stine" w:date="2009-07-14T23:25:00Z">
          <w:pPr>
            <w:pStyle w:val="BodyQuotation"/>
          </w:pPr>
        </w:pPrChange>
      </w:pPr>
      <w:r>
        <w:t>By understanding the variation in demand, we can both</w:t>
      </w:r>
    </w:p>
    <w:p w:rsidR="000D2384" w:rsidRPr="001F7255" w:rsidDel="00351443" w:rsidRDefault="000D2384" w:rsidP="000D2384">
      <w:pPr>
        <w:pStyle w:val="BodyText"/>
        <w:rPr>
          <w:del w:id="580" w:author="Robert Stine" w:date="2009-07-17T15:43:00Z"/>
        </w:rPr>
      </w:pPr>
    </w:p>
    <w:p w:rsidR="00FE4B68" w:rsidRDefault="000D2384" w:rsidP="00351443">
      <w:pPr>
        <w:pStyle w:val="BodyQuotation"/>
        <w:spacing w:before="120"/>
        <w:pPrChange w:id="581" w:author="Robert Stine" w:date="2009-07-17T15:43:00Z">
          <w:pPr>
            <w:pStyle w:val="BodyQuotation"/>
            <w:ind w:firstLine="720"/>
          </w:pPr>
        </w:pPrChange>
      </w:pPr>
      <w:del w:id="582" w:author="Robert Stine" w:date="2009-07-14T23:25:00Z">
        <w:r w:rsidDel="003C16F4">
          <w:delText xml:space="preserve">get </w:delText>
        </w:r>
      </w:del>
      <w:ins w:id="583" w:author="Robert Stine" w:date="2009-07-14T23:25:00Z">
        <w:r>
          <w:t xml:space="preserve">Get </w:t>
        </w:r>
      </w:ins>
      <w:r>
        <w:t>a useful prediction of future demand,</w:t>
      </w:r>
      <w:ins w:id="584" w:author="Robert Stine" w:date="2009-07-14T23:25:00Z">
        <w:r>
          <w:t xml:space="preserve"> and</w:t>
        </w:r>
      </w:ins>
    </w:p>
    <w:p w:rsidR="000D2384" w:rsidDel="00351443" w:rsidRDefault="000D2384" w:rsidP="00351443">
      <w:pPr>
        <w:pStyle w:val="BodyQuotation"/>
        <w:spacing w:before="120"/>
        <w:rPr>
          <w:del w:id="585" w:author="Robert Stine" w:date="2009-07-17T15:43:00Z"/>
        </w:rPr>
        <w:pPrChange w:id="586" w:author="Robert Stine" w:date="2009-07-17T15:43:00Z">
          <w:pPr>
            <w:pStyle w:val="BodyQuotation"/>
          </w:pPr>
        </w:pPrChange>
      </w:pPr>
    </w:p>
    <w:p w:rsidR="00FE4B68" w:rsidRDefault="000D2384" w:rsidP="00351443">
      <w:pPr>
        <w:pStyle w:val="BodyQuotation"/>
        <w:spacing w:before="120"/>
        <w:pPrChange w:id="587" w:author="Robert Stine" w:date="2009-07-17T15:43:00Z">
          <w:pPr>
            <w:pStyle w:val="BodyQuotation"/>
            <w:ind w:firstLine="720"/>
          </w:pPr>
        </w:pPrChange>
      </w:pPr>
      <w:del w:id="588" w:author="Robert Stine" w:date="2009-07-14T23:25:00Z">
        <w:r w:rsidDel="003C16F4">
          <w:delText>and p</w:delText>
        </w:r>
      </w:del>
      <w:ins w:id="589" w:author="Robert Stine" w:date="2009-07-14T23:25:00Z">
        <w:r>
          <w:t>P</w:t>
        </w:r>
      </w:ins>
      <w:r>
        <w:t>rovide a range that indicates the accuracy of our prediction.</w:t>
      </w:r>
    </w:p>
    <w:p w:rsidR="000D2384" w:rsidRDefault="000D2384" w:rsidP="000D2384">
      <w:pPr>
        <w:pStyle w:val="BodyText"/>
      </w:pPr>
    </w:p>
    <w:p w:rsidR="000D2384" w:rsidRDefault="000D2384" w:rsidP="000D2384">
      <w:pPr>
        <w:pStyle w:val="BodyText"/>
      </w:pPr>
      <w:r>
        <w:t xml:space="preserve">The file </w:t>
      </w:r>
      <w:proofErr w:type="spellStart"/>
      <w:r w:rsidRPr="00B47DD6">
        <w:rPr>
          <w:i/>
        </w:rPr>
        <w:t>IntlAir.</w:t>
      </w:r>
      <w:r>
        <w:rPr>
          <w:i/>
        </w:rPr>
        <w:t>JMP</w:t>
      </w:r>
      <w:proofErr w:type="spellEnd"/>
      <w:r>
        <w:t xml:space="preserve"> contains monthly passenger data from 1949 to 1960</w:t>
      </w:r>
      <w:r w:rsidRPr="00770A47">
        <w:rPr>
          <w:b/>
          <w:szCs w:val="24"/>
        </w:rPr>
        <w:t>—</w:t>
      </w:r>
      <w:r>
        <w:t>a period of rapid growth.</w:t>
      </w:r>
    </w:p>
    <w:p w:rsidR="000D2384" w:rsidRDefault="000D2384" w:rsidP="000D2384">
      <w:pPr>
        <w:pStyle w:val="BodyText"/>
      </w:pPr>
    </w:p>
    <w:p w:rsidR="000D2384" w:rsidRPr="00DB1258" w:rsidRDefault="000D2384" w:rsidP="000D2384">
      <w:pPr>
        <w:pStyle w:val="BodyText"/>
      </w:pPr>
      <w:del w:id="590" w:author="Robert Stine" w:date="2009-07-17T15:47:00Z">
        <w:r w:rsidDel="00814260">
          <w:delText>To anticipate demand, let’s</w:delText>
        </w:r>
      </w:del>
      <w:ins w:id="591" w:author="Robert Stine" w:date="2009-07-17T15:47:00Z">
        <w:r w:rsidR="00814260">
          <w:t>We</w:t>
        </w:r>
      </w:ins>
      <w:r>
        <w:t xml:space="preserve"> use this data to predict the number of passengers in </w:t>
      </w:r>
      <w:proofErr w:type="gramStart"/>
      <w:r>
        <w:t>January,</w:t>
      </w:r>
      <w:proofErr w:type="gramEnd"/>
      <w:r>
        <w:t xml:space="preserve"> 1961.</w:t>
      </w:r>
    </w:p>
    <w:p w:rsidR="000D2384" w:rsidRDefault="000D2384" w:rsidP="000D2384">
      <w:pPr>
        <w:pStyle w:val="BodyText"/>
      </w:pPr>
    </w:p>
    <w:p w:rsidR="000D2384" w:rsidRDefault="000D2384" w:rsidP="000D2384">
      <w:pPr>
        <w:pStyle w:val="BodyText"/>
      </w:pPr>
      <w:r>
        <w:t xml:space="preserve">Since this is time series data, we’ll start by looking at a time series plot, just as we did with the </w:t>
      </w:r>
      <w:del w:id="592" w:author="Robert Stine" w:date="2009-07-17T15:46:00Z">
        <w:r w:rsidDel="00814260">
          <w:delText xml:space="preserve">GM </w:delText>
        </w:r>
      </w:del>
      <w:ins w:id="593" w:author="Robert Stine" w:date="2009-07-17T15:46:00Z">
        <w:r w:rsidR="00814260">
          <w:t>Microsoft</w:t>
        </w:r>
        <w:r w:rsidR="00814260">
          <w:t xml:space="preserve"> </w:t>
        </w:r>
      </w:ins>
      <w:r>
        <w:t>data.</w:t>
      </w:r>
    </w:p>
    <w:p w:rsidR="00FE4B68" w:rsidDel="00814260" w:rsidRDefault="00FE4B68">
      <w:pPr>
        <w:pStyle w:val="BodyText"/>
        <w:rPr>
          <w:del w:id="594" w:author="Robert Stine" w:date="2009-07-17T15:47:00Z"/>
        </w:rPr>
      </w:pPr>
    </w:p>
    <w:p w:rsidR="00FE4B68" w:rsidRDefault="000D2384">
      <w:pPr>
        <w:pStyle w:val="BodyText"/>
      </w:pPr>
      <w:r>
        <w:br w:type="page"/>
        <w:t>Does the data look like a random sample or does it show the meandering appearance of dependence?</w:t>
      </w:r>
    </w:p>
    <w:p w:rsidR="00FE4B68" w:rsidRDefault="00FE4B68">
      <w:pPr>
        <w:pStyle w:val="BodyText"/>
      </w:pPr>
    </w:p>
    <w:p w:rsidR="00FE4B68" w:rsidRDefault="00B21259">
      <w:pPr>
        <w:pStyle w:val="BodyText"/>
        <w:jc w:val="center"/>
      </w:pPr>
      <w:r>
        <w:rPr>
          <w:noProof/>
        </w:rPr>
        <w:drawing>
          <wp:inline distT="0" distB="0" distL="0" distR="0">
            <wp:extent cx="6951345" cy="2489200"/>
            <wp:effectExtent l="2540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8"/>
                    <a:srcRect/>
                    <a:stretch>
                      <a:fillRect/>
                    </a:stretch>
                  </pic:blipFill>
                  <pic:spPr bwMode="auto">
                    <a:xfrm>
                      <a:off x="0" y="0"/>
                      <a:ext cx="6951345" cy="2489200"/>
                    </a:xfrm>
                    <a:prstGeom prst="rect">
                      <a:avLst/>
                    </a:prstGeom>
                    <a:noFill/>
                    <a:ln w="9525">
                      <a:noFill/>
                      <a:miter lim="800000"/>
                      <a:headEnd/>
                      <a:tailEnd/>
                    </a:ln>
                  </pic:spPr>
                </pic:pic>
              </a:graphicData>
            </a:graphic>
          </wp:inline>
        </w:drawing>
      </w:r>
    </w:p>
    <w:p w:rsidR="000D2384" w:rsidRDefault="000D2384" w:rsidP="000D2384">
      <w:pPr>
        <w:pStyle w:val="BodyText"/>
      </w:pPr>
    </w:p>
    <w:p w:rsidR="000D2384" w:rsidRDefault="000D2384" w:rsidP="000D2384">
      <w:pPr>
        <w:pStyle w:val="BodyText"/>
      </w:pPr>
      <w:r>
        <w:t>These data show a complex pattern. How would you describe the variation in passenger level over time?</w:t>
      </w:r>
    </w:p>
    <w:p w:rsidR="000D2384" w:rsidRDefault="000D2384" w:rsidP="000D2384">
      <w:pPr>
        <w:pStyle w:val="BodyText"/>
      </w:pPr>
    </w:p>
    <w:p w:rsidR="000D2384" w:rsidRDefault="000D2384" w:rsidP="000D2384">
      <w:pPr>
        <w:pStyle w:val="BodyText"/>
      </w:pPr>
      <w:r>
        <w:t>What might explain the changes in this series?</w:t>
      </w:r>
    </w:p>
    <w:p w:rsidR="000D2384" w:rsidRDefault="000D2384" w:rsidP="000D2384">
      <w:pPr>
        <w:pStyle w:val="BodyText"/>
      </w:pPr>
    </w:p>
    <w:p w:rsidR="000D2384" w:rsidRDefault="000D2384" w:rsidP="000D2384">
      <w:pPr>
        <w:pStyle w:val="BodyText"/>
      </w:pPr>
      <w:r>
        <w:br w:type="page"/>
        <w:t xml:space="preserve">Here is the summary of the distribution of </w:t>
      </w:r>
      <w:r w:rsidR="00E6176F" w:rsidRPr="00E6176F">
        <w:rPr>
          <w:i/>
          <w:rPrChange w:id="595" w:author="Robert Stine" w:date="2009-07-13T19:39:00Z">
            <w:rPr/>
          </w:rPrChange>
        </w:rPr>
        <w:t>Passengers</w:t>
      </w:r>
      <w:r>
        <w:t>.</w:t>
      </w:r>
    </w:p>
    <w:p w:rsidR="000D2384" w:rsidRDefault="000D2384" w:rsidP="000D2384">
      <w:pPr>
        <w:pStyle w:val="BodyText"/>
      </w:pPr>
    </w:p>
    <w:p w:rsidR="00FE4B68" w:rsidRDefault="00B21259">
      <w:pPr>
        <w:pStyle w:val="BodyText"/>
        <w:jc w:val="center"/>
      </w:pPr>
      <w:r>
        <w:rPr>
          <w:noProof/>
        </w:rPr>
        <w:drawing>
          <wp:inline distT="0" distB="0" distL="0" distR="0">
            <wp:extent cx="4859655" cy="2734945"/>
            <wp:effectExtent l="2540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9"/>
                    <a:srcRect/>
                    <a:stretch>
                      <a:fillRect/>
                    </a:stretch>
                  </pic:blipFill>
                  <pic:spPr bwMode="auto">
                    <a:xfrm>
                      <a:off x="0" y="0"/>
                      <a:ext cx="4859655" cy="2734945"/>
                    </a:xfrm>
                    <a:prstGeom prst="rect">
                      <a:avLst/>
                    </a:prstGeom>
                    <a:noFill/>
                    <a:ln w="9525">
                      <a:noFill/>
                      <a:miter lim="800000"/>
                      <a:headEnd/>
                      <a:tailEnd/>
                    </a:ln>
                  </pic:spPr>
                </pic:pic>
              </a:graphicData>
            </a:graphic>
          </wp:inline>
        </w:drawing>
      </w:r>
    </w:p>
    <w:p w:rsidR="000D2384" w:rsidRDefault="000D2384" w:rsidP="000D2384">
      <w:pPr>
        <w:pStyle w:val="BodyText"/>
      </w:pPr>
    </w:p>
    <w:p w:rsidR="000D2384" w:rsidRDefault="000D2384" w:rsidP="000D2384">
      <w:pPr>
        <w:pStyle w:val="BodyText"/>
      </w:pPr>
      <w:r>
        <w:t xml:space="preserve">Should we use the mean of about 280,000 per month to predict </w:t>
      </w:r>
      <w:proofErr w:type="gramStart"/>
      <w:r>
        <w:t>January,</w:t>
      </w:r>
      <w:proofErr w:type="gramEnd"/>
      <w:r>
        <w:t xml:space="preserve"> 1961, or does this histogram and the accompanying numerical summary hide (ignore) too much?</w:t>
      </w:r>
    </w:p>
    <w:p w:rsidR="000D2384" w:rsidRDefault="000D2384" w:rsidP="000D2384">
      <w:pPr>
        <w:pStyle w:val="BodyText"/>
      </w:pPr>
    </w:p>
    <w:p w:rsidR="000D2384" w:rsidRDefault="000D2384" w:rsidP="000D2384">
      <w:pPr>
        <w:pStyle w:val="BodyText"/>
      </w:pPr>
      <w:r>
        <w:t>What would be better?</w:t>
      </w:r>
    </w:p>
    <w:p w:rsidR="000D2384" w:rsidRPr="00D37353" w:rsidRDefault="000D2384" w:rsidP="000D2384">
      <w:pPr>
        <w:pStyle w:val="Heading1"/>
      </w:pPr>
      <w:r>
        <w:br w:type="page"/>
      </w:r>
      <w:r w:rsidRPr="00D37353">
        <w:t xml:space="preserve">Working with </w:t>
      </w:r>
      <w:del w:id="596" w:author="Robert Stine" w:date="2009-07-13T19:39:00Z">
        <w:r w:rsidRPr="00D37353" w:rsidDel="00704C13">
          <w:delText xml:space="preserve">Relative </w:delText>
        </w:r>
      </w:del>
      <w:ins w:id="597" w:author="Robert Stine" w:date="2009-07-13T19:39:00Z">
        <w:r>
          <w:t>Percentage</w:t>
        </w:r>
        <w:r w:rsidRPr="00D37353">
          <w:t xml:space="preserve"> </w:t>
        </w:r>
      </w:ins>
      <w:r w:rsidRPr="00D37353">
        <w:t>Changes</w:t>
      </w:r>
    </w:p>
    <w:p w:rsidR="000D2384" w:rsidRDefault="000D2384" w:rsidP="000D2384">
      <w:pPr>
        <w:pStyle w:val="BodyText"/>
      </w:pPr>
      <w:r>
        <w:t xml:space="preserve">Let’s instead look at the successive monthly relative changes, just as we did with the time series that gave </w:t>
      </w:r>
      <w:del w:id="598" w:author="Robert Stine" w:date="2009-07-13T19:40:00Z">
        <w:r w:rsidDel="00704C13">
          <w:delText xml:space="preserve">prices </w:delText>
        </w:r>
      </w:del>
      <w:ins w:id="599" w:author="Robert Stine" w:date="2009-07-13T19:40:00Z">
        <w:r>
          <w:t>converted prices of Microsoft stock into returns</w:t>
        </w:r>
      </w:ins>
      <w:del w:id="600" w:author="Robert Stine" w:date="2009-07-13T19:40:00Z">
        <w:r w:rsidDel="00704C13">
          <w:delText>of GM stock data</w:delText>
        </w:r>
      </w:del>
      <w:r>
        <w:t>,</w:t>
      </w:r>
    </w:p>
    <w:p w:rsidR="000D2384" w:rsidRDefault="000D2384" w:rsidP="000D2384">
      <w:pPr>
        <w:pStyle w:val="BodyText"/>
        <w:jc w:val="center"/>
      </w:pPr>
      <w:r w:rsidRPr="00693AF6">
        <w:rPr>
          <w:position w:val="-30"/>
        </w:rPr>
        <w:object w:dxaOrig="920" w:dyaOrig="680">
          <v:shape id="_x0000_i1040" type="#_x0000_t75" style="width:69.35pt;height:51.35pt" o:ole="">
            <v:imagedata r:id="rId80" o:title=""/>
          </v:shape>
          <o:OLEObject Type="Embed" ProgID="Equation.3" ShapeID="_x0000_i1040" DrawAspect="Content" ObjectID="_1183207187" r:id="rId81"/>
        </w:object>
      </w:r>
    </w:p>
    <w:p w:rsidR="000D2384" w:rsidRDefault="000D2384" w:rsidP="000D2384">
      <w:pPr>
        <w:pStyle w:val="BodyText"/>
      </w:pPr>
    </w:p>
    <w:p w:rsidR="000D2384" w:rsidRDefault="000D2384" w:rsidP="000D2384">
      <w:pPr>
        <w:pStyle w:val="BodyText"/>
      </w:pPr>
      <w:proofErr w:type="gramStart"/>
      <w:r>
        <w:t>where</w:t>
      </w:r>
      <w:proofErr w:type="gramEnd"/>
      <w:r>
        <w:t xml:space="preserve"> </w:t>
      </w:r>
      <w:r>
        <w:rPr>
          <w:i/>
        </w:rPr>
        <w:t>p</w:t>
      </w:r>
      <w:r>
        <w:rPr>
          <w:i/>
          <w:vertAlign w:val="subscript"/>
        </w:rPr>
        <w:t>t</w:t>
      </w:r>
      <w:r>
        <w:t xml:space="preserve"> </w:t>
      </w:r>
      <w:ins w:id="601" w:author="Robert Stine" w:date="2009-07-14T23:25:00Z">
        <w:r>
          <w:t xml:space="preserve">in this example </w:t>
        </w:r>
      </w:ins>
      <w:r>
        <w:t xml:space="preserve">is the value of Passengers in month </w:t>
      </w:r>
      <w:r>
        <w:rPr>
          <w:i/>
        </w:rPr>
        <w:t>t</w:t>
      </w:r>
      <w:r>
        <w:t>.</w:t>
      </w:r>
    </w:p>
    <w:p w:rsidR="000D2384" w:rsidRDefault="000D2384" w:rsidP="000D2384">
      <w:pPr>
        <w:pStyle w:val="BodyText"/>
      </w:pPr>
    </w:p>
    <w:p w:rsidR="000D2384" w:rsidRDefault="000D2384" w:rsidP="000D2384">
      <w:pPr>
        <w:pStyle w:val="BodyText"/>
      </w:pPr>
      <w:r>
        <w:t>Here is the corresponding time series plot (BBS, p.52):</w:t>
      </w:r>
    </w:p>
    <w:p w:rsidR="000D2384" w:rsidRDefault="000D2384" w:rsidP="000D2384">
      <w:pPr>
        <w:pStyle w:val="BodyText"/>
      </w:pPr>
    </w:p>
    <w:p w:rsidR="000D2384" w:rsidRDefault="00B21259" w:rsidP="000D2384">
      <w:pPr>
        <w:pStyle w:val="BodyText"/>
        <w:jc w:val="center"/>
      </w:pPr>
      <w:r>
        <w:rPr>
          <w:noProof/>
        </w:rPr>
        <w:drawing>
          <wp:inline distT="0" distB="0" distL="0" distR="0">
            <wp:extent cx="5943600" cy="2286000"/>
            <wp:effectExtent l="2540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2"/>
                    <a:srcRect/>
                    <a:stretch>
                      <a:fillRect/>
                    </a:stretch>
                  </pic:blipFill>
                  <pic:spPr bwMode="auto">
                    <a:xfrm>
                      <a:off x="0" y="0"/>
                      <a:ext cx="5943600" cy="2286000"/>
                    </a:xfrm>
                    <a:prstGeom prst="rect">
                      <a:avLst/>
                    </a:prstGeom>
                    <a:noFill/>
                    <a:ln w="9525">
                      <a:noFill/>
                      <a:miter lim="800000"/>
                      <a:headEnd/>
                      <a:tailEnd/>
                    </a:ln>
                  </pic:spPr>
                </pic:pic>
              </a:graphicData>
            </a:graphic>
          </wp:inline>
        </w:drawing>
      </w:r>
    </w:p>
    <w:p w:rsidR="000D2384" w:rsidRPr="00BC1C5C" w:rsidRDefault="000D2384" w:rsidP="000D2384">
      <w:pPr>
        <w:pStyle w:val="BodyText"/>
      </w:pPr>
    </w:p>
    <w:p w:rsidR="000D2384" w:rsidRDefault="000D2384" w:rsidP="000D2384">
      <w:pPr>
        <w:pStyle w:val="BodyText"/>
      </w:pPr>
      <w:proofErr w:type="gramStart"/>
      <w:r w:rsidRPr="00BC1C5C">
        <w:t>along</w:t>
      </w:r>
      <w:proofErr w:type="gramEnd"/>
      <w:r w:rsidRPr="00BC1C5C">
        <w:t xml:space="preserve"> with the summary of the distribution of the relative changes</w:t>
      </w:r>
      <w:r>
        <w:t>:</w:t>
      </w:r>
    </w:p>
    <w:p w:rsidR="000D2384" w:rsidRDefault="00B21259" w:rsidP="000D2384">
      <w:pPr>
        <w:pStyle w:val="BodyText"/>
        <w:jc w:val="center"/>
      </w:pPr>
      <w:r>
        <w:rPr>
          <w:noProof/>
        </w:rPr>
        <w:drawing>
          <wp:inline distT="0" distB="0" distL="0" distR="0">
            <wp:extent cx="4377055" cy="2040255"/>
            <wp:effectExtent l="2540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3"/>
                    <a:srcRect/>
                    <a:stretch>
                      <a:fillRect/>
                    </a:stretch>
                  </pic:blipFill>
                  <pic:spPr bwMode="auto">
                    <a:xfrm>
                      <a:off x="0" y="0"/>
                      <a:ext cx="4377055" cy="2040255"/>
                    </a:xfrm>
                    <a:prstGeom prst="rect">
                      <a:avLst/>
                    </a:prstGeom>
                    <a:noFill/>
                    <a:ln w="9525">
                      <a:noFill/>
                      <a:miter lim="800000"/>
                      <a:headEnd/>
                      <a:tailEnd/>
                    </a:ln>
                  </pic:spPr>
                </pic:pic>
              </a:graphicData>
            </a:graphic>
          </wp:inline>
        </w:drawing>
      </w:r>
    </w:p>
    <w:p w:rsidR="000D2384" w:rsidRDefault="000D2384" w:rsidP="000D2384">
      <w:pPr>
        <w:pStyle w:val="BodyText"/>
      </w:pPr>
      <w:r>
        <w:t>What happened to the upward trend?</w:t>
      </w:r>
    </w:p>
    <w:p w:rsidR="000D2384" w:rsidRDefault="000D2384" w:rsidP="000D2384">
      <w:pPr>
        <w:pStyle w:val="BodyText"/>
      </w:pPr>
    </w:p>
    <w:p w:rsidR="000D2384" w:rsidRDefault="000D2384" w:rsidP="000D2384">
      <w:pPr>
        <w:pStyle w:val="BodyText"/>
      </w:pPr>
      <w:r>
        <w:t>What happened to the increasing variation?</w:t>
      </w:r>
    </w:p>
    <w:p w:rsidR="000D2384" w:rsidRDefault="000D2384" w:rsidP="000D2384">
      <w:pPr>
        <w:pStyle w:val="BodyText"/>
      </w:pPr>
    </w:p>
    <w:p w:rsidR="000D2384" w:rsidRDefault="000D2384" w:rsidP="000D2384">
      <w:pPr>
        <w:pStyle w:val="BodyText"/>
      </w:pPr>
      <w:r>
        <w:t>At first glance, it appears that the mean relative change, about 1.5%, is about the same throughout.</w:t>
      </w:r>
    </w:p>
    <w:p w:rsidR="00FE4B68" w:rsidRDefault="00FE4B68">
      <w:pPr>
        <w:pStyle w:val="BodyText"/>
      </w:pPr>
    </w:p>
    <w:p w:rsidR="00FE4B68" w:rsidRDefault="000D2384">
      <w:pPr>
        <w:pStyle w:val="BodyText"/>
      </w:pPr>
      <w:r>
        <w:t>Thus, we might predict the January, 1961 value as 1.5% more than in December:</w:t>
      </w:r>
    </w:p>
    <w:p w:rsidR="00FE4B68" w:rsidRDefault="00FE4B68">
      <w:pPr>
        <w:pStyle w:val="BodyText"/>
      </w:pPr>
    </w:p>
    <w:p w:rsidR="00FE4B68" w:rsidRDefault="000D2384">
      <w:pPr>
        <w:pStyle w:val="BodyText"/>
        <w:jc w:val="center"/>
      </w:pPr>
      <w:r>
        <w:t xml:space="preserve">432,000 x 1.015 </w:t>
      </w:r>
      <w:r>
        <w:sym w:font="Symbol" w:char="F0BB"/>
      </w:r>
      <w:r>
        <w:t xml:space="preserve"> 438,000,</w:t>
      </w:r>
    </w:p>
    <w:p w:rsidR="00FE4B68" w:rsidRDefault="00FE4B68">
      <w:pPr>
        <w:pStyle w:val="BodyText"/>
        <w:pPrChange w:id="602" w:author="Robert Stine" w:date="2009-07-14T17:05:00Z">
          <w:pPr>
            <w:pStyle w:val="BodyText"/>
            <w:jc w:val="center"/>
          </w:pPr>
        </w:pPrChange>
      </w:pPr>
    </w:p>
    <w:p w:rsidR="000D2384" w:rsidRDefault="000D2384" w:rsidP="000D2384">
      <w:pPr>
        <w:pStyle w:val="BodyText"/>
      </w:pPr>
      <w:proofErr w:type="gramStart"/>
      <w:r>
        <w:t>where</w:t>
      </w:r>
      <w:proofErr w:type="gramEnd"/>
      <w:r>
        <w:t xml:space="preserve"> 432 thousand is the December, 1960 value. This prediction is certainly better than the mean of 280,000, but the sequence plot on pp. 2-39 suggests this estimate will not be very precise.</w:t>
      </w:r>
    </w:p>
    <w:p w:rsidR="000D2384" w:rsidRDefault="000D2384" w:rsidP="000D2384">
      <w:pPr>
        <w:pStyle w:val="BodyText"/>
      </w:pPr>
      <w:r>
        <w:t>We can do better! Let’s highlight the September values</w:t>
      </w:r>
      <w:r w:rsidRPr="00A95D27">
        <w:rPr>
          <w:rStyle w:val="FootnoteReference"/>
          <w:position w:val="6"/>
          <w:sz w:val="28"/>
          <w:szCs w:val="28"/>
        </w:rPr>
        <w:footnoteReference w:id="36"/>
      </w:r>
      <w:r>
        <w:t xml:space="preserve"> (BBS, pp. 52-53):</w:t>
      </w:r>
    </w:p>
    <w:p w:rsidR="000D2384" w:rsidRDefault="000D2384" w:rsidP="000D2384">
      <w:pPr>
        <w:pStyle w:val="BodyText"/>
      </w:pPr>
    </w:p>
    <w:p w:rsidR="000D2384" w:rsidRDefault="00B21259" w:rsidP="000D2384">
      <w:pPr>
        <w:pStyle w:val="BodyText"/>
        <w:jc w:val="center"/>
      </w:pPr>
      <w:r>
        <w:rPr>
          <w:noProof/>
        </w:rPr>
        <w:drawing>
          <wp:inline distT="0" distB="0" distL="0" distR="0">
            <wp:extent cx="5097145" cy="1879600"/>
            <wp:effectExtent l="2540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4"/>
                    <a:srcRect/>
                    <a:stretch>
                      <a:fillRect/>
                    </a:stretch>
                  </pic:blipFill>
                  <pic:spPr bwMode="auto">
                    <a:xfrm>
                      <a:off x="0" y="0"/>
                      <a:ext cx="5097145" cy="1879600"/>
                    </a:xfrm>
                    <a:prstGeom prst="rect">
                      <a:avLst/>
                    </a:prstGeom>
                    <a:noFill/>
                    <a:ln w="9525">
                      <a:noFill/>
                      <a:miter lim="800000"/>
                      <a:headEnd/>
                      <a:tailEnd/>
                    </a:ln>
                  </pic:spPr>
                </pic:pic>
              </a:graphicData>
            </a:graphic>
          </wp:inline>
        </w:drawing>
      </w:r>
    </w:p>
    <w:p w:rsidR="000D2384" w:rsidRDefault="000D2384" w:rsidP="000D2384">
      <w:pPr>
        <w:pStyle w:val="BodyText"/>
      </w:pPr>
      <w:proofErr w:type="gramStart"/>
      <w:r>
        <w:t>and</w:t>
      </w:r>
      <w:proofErr w:type="gramEnd"/>
      <w:r>
        <w:t xml:space="preserve"> then highlight the December values:</w:t>
      </w:r>
    </w:p>
    <w:p w:rsidR="000D2384" w:rsidRDefault="000D2384" w:rsidP="000D2384">
      <w:pPr>
        <w:pStyle w:val="BodyText"/>
      </w:pPr>
    </w:p>
    <w:p w:rsidR="000D2384" w:rsidRDefault="00B21259" w:rsidP="000D2384">
      <w:pPr>
        <w:pStyle w:val="BodyText"/>
        <w:jc w:val="center"/>
      </w:pPr>
      <w:r>
        <w:rPr>
          <w:noProof/>
        </w:rPr>
        <w:drawing>
          <wp:inline distT="0" distB="0" distL="0" distR="0">
            <wp:extent cx="5080000" cy="1837055"/>
            <wp:effectExtent l="2540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5"/>
                    <a:srcRect/>
                    <a:stretch>
                      <a:fillRect/>
                    </a:stretch>
                  </pic:blipFill>
                  <pic:spPr bwMode="auto">
                    <a:xfrm>
                      <a:off x="0" y="0"/>
                      <a:ext cx="5080000" cy="1837055"/>
                    </a:xfrm>
                    <a:prstGeom prst="rect">
                      <a:avLst/>
                    </a:prstGeom>
                    <a:noFill/>
                    <a:ln w="9525">
                      <a:noFill/>
                      <a:miter lim="800000"/>
                      <a:headEnd/>
                      <a:tailEnd/>
                    </a:ln>
                  </pic:spPr>
                </pic:pic>
              </a:graphicData>
            </a:graphic>
          </wp:inline>
        </w:drawing>
      </w:r>
    </w:p>
    <w:p w:rsidR="000D2384" w:rsidRDefault="000D2384" w:rsidP="000D2384">
      <w:pPr>
        <w:pStyle w:val="BodyText"/>
      </w:pPr>
      <w:r>
        <w:t>What’s going on?</w:t>
      </w:r>
    </w:p>
    <w:p w:rsidR="000D2384" w:rsidRPr="00D37353" w:rsidRDefault="000D2384" w:rsidP="00814260">
      <w:pPr>
        <w:pStyle w:val="Heading1"/>
        <w:spacing w:after="120"/>
        <w:pPrChange w:id="603" w:author="Robert Stine" w:date="2009-07-17T15:51:00Z">
          <w:pPr>
            <w:pStyle w:val="Heading1"/>
          </w:pPr>
        </w:pPrChange>
      </w:pPr>
      <w:r w:rsidRPr="00D37353">
        <w:t>Seasonality</w:t>
      </w:r>
    </w:p>
    <w:p w:rsidR="000D2384" w:rsidRDefault="000D2384" w:rsidP="000D2384">
      <w:pPr>
        <w:pStyle w:val="BodyText"/>
      </w:pPr>
      <w:r>
        <w:t xml:space="preserve">A more complete picture of this month-to-month variation, called </w:t>
      </w:r>
      <w:r>
        <w:rPr>
          <w:i/>
        </w:rPr>
        <w:t>seasonality</w:t>
      </w:r>
      <w:r w:rsidRPr="00865F9C">
        <w:t>,</w:t>
      </w:r>
      <w:r>
        <w:t xml:space="preserve"> is given by comparison </w:t>
      </w:r>
      <w:proofErr w:type="spellStart"/>
      <w:r>
        <w:t>boxplots</w:t>
      </w:r>
      <w:proofErr w:type="spellEnd"/>
      <w:r>
        <w:t xml:space="preserve"> organized by month (BBS, p.53).</w:t>
      </w:r>
    </w:p>
    <w:p w:rsidR="000D2384" w:rsidDel="00814260" w:rsidRDefault="000D2384" w:rsidP="000D2384">
      <w:pPr>
        <w:pStyle w:val="BodyText"/>
        <w:rPr>
          <w:del w:id="604" w:author="Robert Stine" w:date="2009-07-17T15:50:00Z"/>
        </w:rPr>
      </w:pPr>
    </w:p>
    <w:p w:rsidR="000D2384" w:rsidRDefault="00B21259" w:rsidP="00814260">
      <w:pPr>
        <w:pStyle w:val="BodyText"/>
        <w:spacing w:before="120"/>
        <w:jc w:val="center"/>
        <w:pPrChange w:id="605" w:author="Robert Stine" w:date="2009-07-17T15:50:00Z">
          <w:pPr>
            <w:pStyle w:val="BodyText"/>
            <w:jc w:val="center"/>
          </w:pPr>
        </w:pPrChange>
      </w:pPr>
      <w:r>
        <w:rPr>
          <w:noProof/>
        </w:rPr>
        <w:drawing>
          <wp:inline distT="0" distB="0" distL="0" distR="0">
            <wp:extent cx="4377055" cy="2167255"/>
            <wp:effectExtent l="2540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6"/>
                    <a:srcRect r="-1111" b="8260"/>
                    <a:stretch>
                      <a:fillRect/>
                    </a:stretch>
                  </pic:blipFill>
                  <pic:spPr bwMode="auto">
                    <a:xfrm>
                      <a:off x="0" y="0"/>
                      <a:ext cx="4377055" cy="2167255"/>
                    </a:xfrm>
                    <a:prstGeom prst="rect">
                      <a:avLst/>
                    </a:prstGeom>
                    <a:noFill/>
                    <a:ln w="9525">
                      <a:noFill/>
                      <a:miter lim="800000"/>
                      <a:headEnd/>
                      <a:tailEnd/>
                    </a:ln>
                  </pic:spPr>
                </pic:pic>
              </a:graphicData>
            </a:graphic>
          </wp:inline>
        </w:drawing>
      </w:r>
    </w:p>
    <w:p w:rsidR="000D2384" w:rsidRPr="00E47B87" w:rsidDel="00814260" w:rsidRDefault="000D2384" w:rsidP="000D2384">
      <w:pPr>
        <w:pStyle w:val="BodyText"/>
        <w:rPr>
          <w:del w:id="606" w:author="Robert Stine" w:date="2009-07-17T15:50:00Z"/>
        </w:rPr>
      </w:pPr>
    </w:p>
    <w:p w:rsidR="000D2384" w:rsidRDefault="000D2384" w:rsidP="00814260">
      <w:pPr>
        <w:pStyle w:val="BodyText"/>
        <w:spacing w:before="120"/>
        <w:pPrChange w:id="607" w:author="Robert Stine" w:date="2009-07-17T15:50:00Z">
          <w:pPr>
            <w:pStyle w:val="BodyText"/>
          </w:pPr>
        </w:pPrChange>
      </w:pPr>
      <w:r>
        <w:t xml:space="preserve">Note that months March, June, July, and December tend to be systematically high, and months September through November tend to be systematically low. This seasonal effect drives the </w:t>
      </w:r>
      <w:del w:id="608" w:author="Robert Stine" w:date="2009-07-14T23:26:00Z">
        <w:r w:rsidDel="003C16F4">
          <w:delText xml:space="preserve">replicating </w:delText>
        </w:r>
      </w:del>
      <w:ins w:id="609" w:author="Robert Stine" w:date="2009-07-14T23:26:00Z">
        <w:r>
          <w:t xml:space="preserve">repeating </w:t>
        </w:r>
      </w:ins>
      <w:r>
        <w:t>pattern that we observed in the original time series plot.</w:t>
      </w:r>
    </w:p>
    <w:p w:rsidR="000D2384" w:rsidRDefault="000D2384" w:rsidP="000D2384">
      <w:pPr>
        <w:pStyle w:val="BodyText"/>
      </w:pPr>
    </w:p>
    <w:p w:rsidR="000D2384" w:rsidRPr="00BC1C5C" w:rsidRDefault="000D2384" w:rsidP="000D2384">
      <w:pPr>
        <w:pStyle w:val="BodyText"/>
      </w:pPr>
      <w:r>
        <w:t>The mean change from December to January</w:t>
      </w:r>
      <w:r w:rsidRPr="00415484">
        <w:rPr>
          <w:rStyle w:val="FootnoteReference"/>
          <w:position w:val="6"/>
          <w:sz w:val="28"/>
          <w:szCs w:val="28"/>
        </w:rPr>
        <w:footnoteReference w:id="37"/>
      </w:r>
      <w:r>
        <w:t xml:space="preserve"> is about 2.6%.  Hence, a more appealing estimate of demand for the next January is 432,000 </w:t>
      </w:r>
      <w:r>
        <w:rPr>
          <w:rFonts w:ascii="Symbol" w:hAnsi="Symbol"/>
        </w:rPr>
        <w:t></w:t>
      </w:r>
      <w:r>
        <w:t xml:space="preserve"> 1.026 </w:t>
      </w:r>
      <w:r>
        <w:sym w:font="Symbol" w:char="F0BB"/>
      </w:r>
      <w:r>
        <w:t xml:space="preserve"> 443,000. How precise is this prediction?</w:t>
      </w:r>
      <w:ins w:id="613" w:author="Robert Stine" w:date="2009-07-17T15:51:00Z">
        <w:r w:rsidR="00814260">
          <w:rPr>
            <w:rStyle w:val="FootnoteReference"/>
          </w:rPr>
          <w:footnoteReference w:id="38"/>
        </w:r>
      </w:ins>
    </w:p>
    <w:p w:rsidR="000D2384" w:rsidRPr="00D71700" w:rsidRDefault="000D2384" w:rsidP="000D2384">
      <w:pPr>
        <w:pStyle w:val="Heading1"/>
      </w:pPr>
      <w:r w:rsidRPr="00D71700">
        <w:t>Take Away Review</w:t>
      </w:r>
    </w:p>
    <w:p w:rsidR="000D2384" w:rsidRDefault="000D2384" w:rsidP="000D2384">
      <w:pPr>
        <w:pStyle w:val="BodyText"/>
      </w:pPr>
      <w:proofErr w:type="gramStart"/>
      <w:r>
        <w:t xml:space="preserve">Statistical summaries of data, both graphical (e.g., histogram and </w:t>
      </w:r>
      <w:proofErr w:type="spellStart"/>
      <w:r>
        <w:t>boxplot</w:t>
      </w:r>
      <w:proofErr w:type="spellEnd"/>
      <w:r>
        <w:t>) and numerical (e.g., mean and standard deviation).</w:t>
      </w:r>
      <w:proofErr w:type="gramEnd"/>
    </w:p>
    <w:p w:rsidR="000D2384" w:rsidRDefault="000D2384" w:rsidP="000D2384">
      <w:pPr>
        <w:pStyle w:val="BodyText"/>
      </w:pPr>
    </w:p>
    <w:p w:rsidR="000D2384" w:rsidRDefault="000D2384" w:rsidP="000D2384">
      <w:pPr>
        <w:pStyle w:val="BodyText"/>
      </w:pPr>
      <w:proofErr w:type="gramStart"/>
      <w:r>
        <w:t>Normality and the shape of a histogram.</w:t>
      </w:r>
      <w:proofErr w:type="gramEnd"/>
    </w:p>
    <w:p w:rsidR="000D2384" w:rsidDel="003C16F4" w:rsidRDefault="000D2384" w:rsidP="000D2384">
      <w:pPr>
        <w:pStyle w:val="BodyText"/>
        <w:rPr>
          <w:del w:id="615" w:author="Robert Stine" w:date="2009-07-14T23:27:00Z"/>
        </w:rPr>
      </w:pPr>
    </w:p>
    <w:p w:rsidR="000D2384" w:rsidRDefault="000D2384" w:rsidP="000D2384">
      <w:pPr>
        <w:pStyle w:val="BodyQuotation"/>
      </w:pPr>
      <w:del w:id="616" w:author="Robert Stine" w:date="2009-07-14T23:27:00Z">
        <w:r w:rsidDel="003C16F4">
          <w:delText>Characterized</w:delText>
        </w:r>
      </w:del>
      <w:ins w:id="617" w:author="Robert Stine" w:date="2009-07-14T23:27:00Z">
        <w:r>
          <w:t>Identified</w:t>
        </w:r>
      </w:ins>
      <w:r>
        <w:t xml:space="preserve"> by a mean and standard deviation. </w:t>
      </w:r>
      <w:proofErr w:type="gramStart"/>
      <w:r>
        <w:t xml:space="preserve">Use of normal </w:t>
      </w:r>
      <w:proofErr w:type="spellStart"/>
      <w:r>
        <w:t>quantile</w:t>
      </w:r>
      <w:proofErr w:type="spellEnd"/>
      <w:r>
        <w:t xml:space="preserve"> plot.</w:t>
      </w:r>
      <w:proofErr w:type="gramEnd"/>
    </w:p>
    <w:p w:rsidR="000D2384" w:rsidRDefault="000D2384" w:rsidP="000D2384">
      <w:pPr>
        <w:pStyle w:val="BodyText"/>
      </w:pPr>
    </w:p>
    <w:p w:rsidR="000D2384" w:rsidRDefault="000D2384" w:rsidP="000D2384">
      <w:pPr>
        <w:pStyle w:val="BodyText"/>
      </w:pPr>
      <w:r>
        <w:t xml:space="preserve">Transforming data to remove </w:t>
      </w:r>
      <w:proofErr w:type="spellStart"/>
      <w:r>
        <w:t>skewness</w:t>
      </w:r>
      <w:proofErr w:type="spellEnd"/>
      <w:r>
        <w:t>.</w:t>
      </w:r>
    </w:p>
    <w:p w:rsidR="000D2384" w:rsidRDefault="000D2384" w:rsidP="000D2384">
      <w:pPr>
        <w:pStyle w:val="BodyText"/>
      </w:pPr>
    </w:p>
    <w:p w:rsidR="000D2384" w:rsidRDefault="000D2384" w:rsidP="000D2384">
      <w:pPr>
        <w:pStyle w:val="BodyText"/>
      </w:pPr>
      <w:r>
        <w:t>Using statistical methods to understand sources of variation.</w:t>
      </w:r>
    </w:p>
    <w:p w:rsidR="000D2384" w:rsidRDefault="000D2384" w:rsidP="000D2384">
      <w:pPr>
        <w:pStyle w:val="BodyText"/>
      </w:pPr>
    </w:p>
    <w:p w:rsidR="000D2384" w:rsidRDefault="000D2384" w:rsidP="000D2384">
      <w:pPr>
        <w:pStyle w:val="BodyText"/>
      </w:pPr>
      <w:r>
        <w:t xml:space="preserve">Comparison </w:t>
      </w:r>
      <w:proofErr w:type="spellStart"/>
      <w:r>
        <w:t>boxplots</w:t>
      </w:r>
      <w:proofErr w:type="spellEnd"/>
      <w:r>
        <w:t xml:space="preserve"> may reveal underlying sources of variation such as:</w:t>
      </w:r>
    </w:p>
    <w:p w:rsidR="000D2384" w:rsidRDefault="000D2384" w:rsidP="000D2384">
      <w:pPr>
        <w:pStyle w:val="BodyText"/>
      </w:pPr>
    </w:p>
    <w:p w:rsidR="000D2384" w:rsidRDefault="000D2384" w:rsidP="000D2384">
      <w:pPr>
        <w:pStyle w:val="BodyText"/>
        <w:numPr>
          <w:numberingChange w:id="618" w:author="Robert Stine" w:date="2009-07-13T18:16:00Z" w:original=""/>
        </w:numPr>
      </w:pPr>
      <w:proofErr w:type="gramStart"/>
      <w:r>
        <w:t>Variation due to clustering or grouping.</w:t>
      </w:r>
      <w:proofErr w:type="gramEnd"/>
    </w:p>
    <w:p w:rsidR="00FE4B68" w:rsidRDefault="00FE4B68">
      <w:pPr>
        <w:pStyle w:val="BodyText"/>
        <w:numPr>
          <w:ins w:id="619" w:author="Robert Stine" w:date="2009-07-14T23:27:00Z"/>
        </w:numPr>
        <w:rPr>
          <w:ins w:id="620" w:author="Robert Stine" w:date="2009-07-14T23:27:00Z"/>
        </w:rPr>
        <w:pPrChange w:id="621" w:author="Robert Stine" w:date="2009-07-14T17:05:00Z">
          <w:pPr>
            <w:pStyle w:val="BodyText"/>
            <w:numPr>
              <w:numId w:val="45"/>
            </w:numPr>
            <w:tabs>
              <w:tab w:val="num" w:pos="720"/>
            </w:tabs>
            <w:ind w:left="720" w:hanging="360"/>
          </w:pPr>
        </w:pPrChange>
      </w:pPr>
    </w:p>
    <w:p w:rsidR="00FE4B68" w:rsidRDefault="000D2384">
      <w:pPr>
        <w:pStyle w:val="BodyText"/>
        <w:rPr>
          <w:del w:id="622" w:author="Robert Stine" w:date="2009-07-13T19:41:00Z"/>
        </w:rPr>
        <w:pPrChange w:id="623" w:author="Robert Stine" w:date="2009-07-14T17:05:00Z">
          <w:pPr>
            <w:pStyle w:val="BodyText"/>
            <w:numPr>
              <w:numId w:val="45"/>
            </w:numPr>
            <w:tabs>
              <w:tab w:val="num" w:pos="720"/>
            </w:tabs>
            <w:ind w:left="720" w:hanging="360"/>
          </w:pPr>
        </w:pPrChange>
      </w:pPr>
      <w:r>
        <w:t>Variation determined by systematic effects over time</w:t>
      </w:r>
      <w:del w:id="624" w:author="Robert Stine" w:date="2009-07-13T19:41:00Z">
        <w:r w:rsidDel="007D4CDF">
          <w:delText>.</w:delText>
        </w:r>
      </w:del>
    </w:p>
    <w:p w:rsidR="00FE4B68" w:rsidRDefault="00FE4B68">
      <w:pPr>
        <w:pStyle w:val="BodyText"/>
        <w:rPr>
          <w:del w:id="625" w:author="Robert Stine" w:date="2009-07-13T19:41:00Z"/>
        </w:rPr>
        <w:pPrChange w:id="626" w:author="Robert Stine" w:date="2009-07-14T17:05:00Z">
          <w:pPr>
            <w:pStyle w:val="Heading1"/>
            <w:spacing w:before="0" w:after="0"/>
          </w:pPr>
        </w:pPrChange>
      </w:pPr>
    </w:p>
    <w:p w:rsidR="00FE4B68" w:rsidRDefault="00FE4B68">
      <w:pPr>
        <w:pStyle w:val="BodyText"/>
        <w:pPrChange w:id="627" w:author="Robert Stine" w:date="2009-07-14T17:05:00Z">
          <w:pPr>
            <w:pStyle w:val="Heading1"/>
            <w:spacing w:before="0" w:after="0"/>
          </w:pPr>
        </w:pPrChange>
      </w:pPr>
    </w:p>
    <w:p w:rsidR="00FE4B68" w:rsidRDefault="000D2384">
      <w:pPr>
        <w:pStyle w:val="Heading1"/>
        <w:pPrChange w:id="628" w:author="Robert Stine" w:date="2009-07-14T17:05:00Z">
          <w:pPr>
            <w:pStyle w:val="Heading1"/>
            <w:spacing w:before="0" w:after="0"/>
          </w:pPr>
        </w:pPrChange>
      </w:pPr>
      <w:r w:rsidRPr="00D71700">
        <w:t>Next Module</w:t>
      </w:r>
    </w:p>
    <w:p w:rsidR="000D2384" w:rsidRPr="004B3157" w:rsidRDefault="000D2384" w:rsidP="000D2384">
      <w:pPr>
        <w:pStyle w:val="BodyText"/>
      </w:pPr>
      <w:r>
        <w:t>Probability models for random variation.</w:t>
      </w:r>
    </w:p>
    <w:sectPr w:rsidR="000D2384" w:rsidRPr="004B3157" w:rsidSect="000D2384">
      <w:headerReference w:type="even" r:id="rId87"/>
      <w:headerReference w:type="default" r:id="rId88"/>
      <w:footerReference w:type="default" r:id="rId89"/>
      <w:headerReference w:type="first" r:id="rId90"/>
      <w:footerReference w:type="first" r:id="rId91"/>
      <w:pgSz w:w="15840" w:h="12240" w:orient="landscape"/>
      <w:pgMar w:top="1440" w:right="1440" w:bottom="1440" w:left="1440" w:gutter="0"/>
      <w:titlePg/>
    </w:sectPr>
  </w:body>
</w:document>
</file>

<file path=word/endnotes.xml><?xml version="1.0" encoding="utf-8"?>
<w:end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endnote w:type="separator" w:id="0">
    <w:p w:rsidR="00351443" w:rsidRDefault="00351443">
      <w:r>
        <w:separator/>
      </w:r>
    </w:p>
  </w:endnote>
  <w:endnote w:type="continuationSeparator" w:id="1">
    <w:p w:rsidR="00351443" w:rsidRDefault="00351443">
      <w:r>
        <w:continuationSeparator/>
      </w:r>
    </w:p>
  </w:endnote>
</w:endnote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351443" w:rsidRDefault="00351443">
    <w:pPr>
      <w:pStyle w:val="Footer"/>
      <w:rPr>
        <w:rStyle w:val="PageNumber"/>
      </w:rPr>
    </w:pPr>
    <w:r>
      <w:rPr>
        <w:rStyle w:val="CopyrightChar"/>
        <w:sz w:val="20"/>
      </w:rPr>
      <w:t>The Wharton School of the University of Pennsylvania</w:t>
    </w:r>
    <w:r>
      <w:rPr>
        <w:rStyle w:val="CopyrightChar"/>
        <w:sz w:val="20"/>
      </w:rPr>
      <w:tab/>
    </w:r>
    <w:r>
      <w:rPr>
        <w:rStyle w:val="CopyrightChar"/>
        <w:sz w:val="20"/>
      </w:rPr>
      <w:tab/>
    </w:r>
    <w:r>
      <w:rPr>
        <w:rStyle w:val="CopyrightChar"/>
        <w:sz w:val="20"/>
      </w:rPr>
      <w:tab/>
    </w:r>
    <w:r>
      <w:rPr>
        <w:rStyle w:val="CopyrightChar"/>
        <w:sz w:val="20"/>
      </w:rPr>
      <w:tab/>
    </w:r>
    <w:r>
      <w:rPr>
        <w:rStyle w:val="CopyrightChar"/>
        <w:sz w:val="20"/>
      </w:rPr>
      <w:tab/>
    </w:r>
    <w:r>
      <w:rPr>
        <w:rStyle w:val="CopyrightChar"/>
        <w:sz w:val="20"/>
      </w:rPr>
      <w:tab/>
      <w:t>2-</w:t>
    </w:r>
    <w:r>
      <w:rPr>
        <w:rStyle w:val="PageNumber"/>
        <w:rFonts w:ascii="Arial Black" w:hAnsi="Arial Black"/>
      </w:rPr>
      <w:fldChar w:fldCharType="begin"/>
    </w:r>
    <w:r>
      <w:rPr>
        <w:rStyle w:val="PageNumber"/>
      </w:rPr>
      <w:instrText xml:space="preserve"> PAGE </w:instrText>
    </w:r>
    <w:r>
      <w:rPr>
        <w:rStyle w:val="PageNumber"/>
        <w:rFonts w:ascii="Arial Black" w:hAnsi="Arial Black"/>
      </w:rPr>
      <w:fldChar w:fldCharType="separate"/>
    </w:r>
    <w:r w:rsidR="00814260">
      <w:rPr>
        <w:rStyle w:val="PageNumber"/>
        <w:noProof/>
      </w:rPr>
      <w:t>44</w:t>
    </w:r>
    <w:r>
      <w:rPr>
        <w:rStyle w:val="PageNumber"/>
        <w:rFonts w:ascii="Arial Black" w:hAnsi="Arial Black"/>
      </w:rPr>
      <w:fldChar w:fldCharType="end"/>
    </w:r>
  </w:p>
  <w:p w:rsidR="00351443" w:rsidRDefault="00351443">
    <w:pPr>
      <w:pStyle w:val="Footer"/>
    </w:pPr>
  </w:p>
</w:ftr>
</file>

<file path=word/footer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351443" w:rsidRDefault="00351443">
    <w:pPr>
      <w:spacing w:line="260" w:lineRule="exact"/>
      <w:rPr>
        <w:sz w:val="18"/>
        <w:szCs w:val="18"/>
      </w:rPr>
    </w:pPr>
  </w:p>
  <w:p w:rsidR="00351443" w:rsidRDefault="00351443">
    <w:pPr>
      <w:spacing w:line="260" w:lineRule="exact"/>
      <w:rPr>
        <w:i/>
        <w:sz w:val="18"/>
        <w:szCs w:val="18"/>
      </w:rPr>
    </w:pPr>
    <w:r>
      <w:rPr>
        <w:i/>
        <w:noProof/>
        <w:sz w:val="18"/>
        <w:szCs w:val="18"/>
      </w:rPr>
      <w:pict>
        <v:line id="_x0000_s2061" style="position:absolute;z-index:251658240" from="0,10.35pt" to="468pt,10.35pt"/>
      </w:pict>
    </w:r>
  </w:p>
  <w:p w:rsidR="00351443" w:rsidRDefault="00351443">
    <w:pPr>
      <w:pStyle w:val="Footer"/>
      <w:spacing w:line="260" w:lineRule="exact"/>
      <w:rPr>
        <w:sz w:val="18"/>
        <w:szCs w:val="18"/>
      </w:rPr>
    </w:pPr>
  </w:p>
  <w:p w:rsidR="00351443" w:rsidRDefault="00351443">
    <w:pPr>
      <w:pStyle w:val="Footer"/>
      <w:spacing w:line="260" w:lineRule="exact"/>
      <w:rPr>
        <w:sz w:val="18"/>
        <w:szCs w:val="18"/>
      </w:rPr>
    </w:pPr>
    <w:r>
      <w:rPr>
        <w:sz w:val="18"/>
        <w:szCs w:val="18"/>
      </w:rPr>
      <w:t xml:space="preserve">Professors Ed George, Abba Krieger, Robert Stine, and </w:t>
    </w:r>
    <w:proofErr w:type="spellStart"/>
    <w:r>
      <w:rPr>
        <w:sz w:val="18"/>
        <w:szCs w:val="18"/>
      </w:rPr>
      <w:t>Adi</w:t>
    </w:r>
    <w:proofErr w:type="spellEnd"/>
    <w:r>
      <w:rPr>
        <w:sz w:val="18"/>
        <w:szCs w:val="18"/>
      </w:rPr>
      <w:t xml:space="preserve"> </w:t>
    </w:r>
    <w:proofErr w:type="spellStart"/>
    <w:r>
      <w:rPr>
        <w:sz w:val="18"/>
        <w:szCs w:val="18"/>
      </w:rPr>
      <w:t>Wyner</w:t>
    </w:r>
    <w:proofErr w:type="spellEnd"/>
    <w:r>
      <w:rPr>
        <w:sz w:val="18"/>
        <w:szCs w:val="18"/>
      </w:rPr>
      <w:t>, The Wharton School of the University of Pennsylvania, prepared this document.</w:t>
    </w:r>
  </w:p>
  <w:p w:rsidR="00351443" w:rsidRDefault="00351443" w:rsidP="000D2384"/>
</w:ftr>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type="separator" w:id="0">
    <w:p w:rsidR="00351443" w:rsidRDefault="00351443">
      <w:r>
        <w:separator/>
      </w:r>
    </w:p>
  </w:footnote>
  <w:footnote w:type="continuationSeparator" w:id="1">
    <w:p w:rsidR="00351443" w:rsidRDefault="00351443">
      <w:r>
        <w:continuationSeparator/>
      </w:r>
    </w:p>
  </w:footnote>
  <w:footnote w:id="2">
    <w:p w:rsidR="00351443" w:rsidRDefault="00351443" w:rsidP="000D2384">
      <w:pPr>
        <w:pStyle w:val="FootnoteText"/>
      </w:pPr>
      <w:r w:rsidRPr="00546FA6">
        <w:rPr>
          <w:rStyle w:val="FootnoteReference"/>
          <w:sz w:val="28"/>
          <w:szCs w:val="28"/>
        </w:rPr>
        <w:footnoteRef/>
      </w:r>
      <w:r w:rsidRPr="00B4119E">
        <w:t xml:space="preserve"> </w:t>
      </w:r>
      <w:r w:rsidRPr="00A32B38">
        <w:t>Many of the examples that we use in these notes appear with further discussion in the Basic Business Statistics (BBS) casebook. In some cases, the casebook uses the same data that we consider in class and in others, like this one, the casebook considers a similar data set</w:t>
      </w:r>
      <w:ins w:id="48" w:author="Robert Stine" w:date="2009-07-13T18:20:00Z">
        <w:r>
          <w:t xml:space="preserve">, </w:t>
        </w:r>
      </w:ins>
      <w:ins w:id="49" w:author="Robert Stine" w:date="2009-07-14T16:42:00Z">
        <w:r>
          <w:t>usually</w:t>
        </w:r>
      </w:ins>
      <w:ins w:id="50" w:author="Robert Stine" w:date="2009-07-13T18:20:00Z">
        <w:r>
          <w:t xml:space="preserve"> from a different time period</w:t>
        </w:r>
      </w:ins>
      <w:r w:rsidRPr="00A32B38">
        <w:t>.</w:t>
      </w:r>
    </w:p>
  </w:footnote>
  <w:footnote w:id="3">
    <w:p w:rsidR="00351443" w:rsidRPr="00B4119E" w:rsidRDefault="00351443" w:rsidP="000D2384">
      <w:pPr>
        <w:pStyle w:val="BodyText"/>
        <w:rPr>
          <w:rStyle w:val="FootnoteTextChar"/>
        </w:rPr>
      </w:pPr>
      <w:r w:rsidRPr="00546FA6">
        <w:rPr>
          <w:rStyle w:val="FootnoteReference"/>
          <w:sz w:val="28"/>
          <w:szCs w:val="28"/>
        </w:rPr>
        <w:footnoteRef/>
      </w:r>
      <w:r w:rsidRPr="007D3F6F">
        <w:rPr>
          <w:rStyle w:val="FootnoteTextChar"/>
          <w:sz w:val="24"/>
          <w:szCs w:val="24"/>
        </w:rPr>
        <w:t xml:space="preserve"> </w:t>
      </w:r>
      <w:ins w:id="56" w:author="Robert Stine" w:date="2009-07-13T18:23:00Z">
        <w:r>
          <w:rPr>
            <w:rStyle w:val="FootnoteTextChar"/>
            <w:sz w:val="24"/>
            <w:szCs w:val="24"/>
          </w:rPr>
          <w:t xml:space="preserve">Get a copy of the data file GMAT.XLS from </w:t>
        </w:r>
        <w:proofErr w:type="spellStart"/>
        <w:r>
          <w:rPr>
            <w:rStyle w:val="FootnoteTextChar"/>
            <w:sz w:val="24"/>
            <w:szCs w:val="24"/>
          </w:rPr>
          <w:t>WebCafé</w:t>
        </w:r>
        <w:proofErr w:type="spellEnd"/>
        <w:r>
          <w:rPr>
            <w:rStyle w:val="FootnoteTextChar"/>
            <w:sz w:val="24"/>
            <w:szCs w:val="24"/>
          </w:rPr>
          <w:t xml:space="preserve">. </w:t>
        </w:r>
      </w:ins>
      <w:proofErr w:type="gramStart"/>
      <w:r w:rsidRPr="007D3F6F">
        <w:rPr>
          <w:rStyle w:val="FootnoteTextChar"/>
          <w:sz w:val="24"/>
          <w:szCs w:val="24"/>
        </w:rPr>
        <w:t xml:space="preserve">Open </w:t>
      </w:r>
      <w:del w:id="57" w:author="Robert Stine" w:date="2009-07-13T18:23:00Z">
        <w:r w:rsidRPr="007D3F6F" w:rsidDel="00465B54">
          <w:rPr>
            <w:rStyle w:val="FootnoteTextChar"/>
            <w:sz w:val="24"/>
            <w:szCs w:val="24"/>
          </w:rPr>
          <w:delText>GMAT.XLS</w:delText>
        </w:r>
      </w:del>
      <w:ins w:id="58" w:author="Robert Stine" w:date="2009-07-13T18:23:00Z">
        <w:r>
          <w:rPr>
            <w:rStyle w:val="FootnoteTextChar"/>
            <w:sz w:val="24"/>
            <w:szCs w:val="24"/>
          </w:rPr>
          <w:t>this file</w:t>
        </w:r>
      </w:ins>
      <w:r w:rsidRPr="007D3F6F">
        <w:rPr>
          <w:rStyle w:val="FootnoteTextChar"/>
          <w:sz w:val="24"/>
          <w:szCs w:val="24"/>
        </w:rPr>
        <w:t xml:space="preserve"> with the JMP command File &gt; Open.</w:t>
      </w:r>
      <w:proofErr w:type="gramEnd"/>
      <w:r w:rsidRPr="007D3F6F">
        <w:rPr>
          <w:rStyle w:val="FootnoteTextChar"/>
          <w:sz w:val="24"/>
          <w:szCs w:val="24"/>
        </w:rPr>
        <w:t xml:space="preserve"> Select file type as Excel files (*.XLS)</w:t>
      </w:r>
      <w:del w:id="59" w:author="Robert Stine" w:date="2009-07-13T18:24:00Z">
        <w:r w:rsidRPr="007D3F6F" w:rsidDel="00465B54">
          <w:rPr>
            <w:rStyle w:val="FootnoteTextChar"/>
            <w:sz w:val="24"/>
            <w:szCs w:val="24"/>
          </w:rPr>
          <w:delText>—s</w:delText>
        </w:r>
      </w:del>
      <w:ins w:id="60" w:author="Robert Stine" w:date="2009-07-13T18:24:00Z">
        <w:r>
          <w:rPr>
            <w:rStyle w:val="FootnoteTextChar"/>
            <w:sz w:val="24"/>
            <w:szCs w:val="24"/>
          </w:rPr>
          <w:t>. S</w:t>
        </w:r>
      </w:ins>
      <w:r w:rsidRPr="007D3F6F">
        <w:rPr>
          <w:rStyle w:val="FootnoteTextChar"/>
          <w:sz w:val="24"/>
          <w:szCs w:val="24"/>
        </w:rPr>
        <w:t xml:space="preserve">ince the column is labeled GMAT in </w:t>
      </w:r>
      <w:ins w:id="61" w:author="Robert Stine" w:date="2009-07-14T16:42:00Z">
        <w:r>
          <w:rPr>
            <w:rStyle w:val="FootnoteTextChar"/>
            <w:sz w:val="24"/>
            <w:szCs w:val="24"/>
          </w:rPr>
          <w:t xml:space="preserve">the first row of the </w:t>
        </w:r>
      </w:ins>
      <w:r w:rsidRPr="007D3F6F">
        <w:rPr>
          <w:rStyle w:val="FootnoteTextChar"/>
          <w:sz w:val="24"/>
          <w:szCs w:val="24"/>
        </w:rPr>
        <w:t>Excel</w:t>
      </w:r>
      <w:ins w:id="62" w:author="Robert Stine" w:date="2009-07-14T16:43:00Z">
        <w:r>
          <w:rPr>
            <w:rStyle w:val="FootnoteTextChar"/>
            <w:sz w:val="24"/>
            <w:szCs w:val="24"/>
          </w:rPr>
          <w:t xml:space="preserve"> file</w:t>
        </w:r>
      </w:ins>
      <w:r w:rsidRPr="007D3F6F">
        <w:rPr>
          <w:rStyle w:val="FootnoteTextChar"/>
          <w:sz w:val="24"/>
          <w:szCs w:val="24"/>
        </w:rPr>
        <w:t>, we select “Always enforce Excel Row 1 as a label” in the JM</w:t>
      </w:r>
      <w:r>
        <w:rPr>
          <w:rStyle w:val="FootnoteTextChar"/>
          <w:sz w:val="24"/>
          <w:szCs w:val="24"/>
        </w:rPr>
        <w:t>P</w:t>
      </w:r>
      <w:r w:rsidRPr="007D3F6F">
        <w:rPr>
          <w:rStyle w:val="FootnoteTextChar"/>
          <w:sz w:val="24"/>
          <w:szCs w:val="24"/>
        </w:rPr>
        <w:t xml:space="preserve"> dialogue box. By saving this file as GMAT05.JMP, you can then open it by simply clicking on the GMAT05.JMP file.</w:t>
      </w:r>
    </w:p>
  </w:footnote>
  <w:footnote w:id="4">
    <w:p w:rsidR="00351443" w:rsidRPr="007D3F6F" w:rsidRDefault="00351443" w:rsidP="000D2384">
      <w:pPr>
        <w:pStyle w:val="BodyText"/>
      </w:pPr>
      <w:r w:rsidRPr="00443B49">
        <w:rPr>
          <w:rStyle w:val="FootnoteReference"/>
          <w:sz w:val="28"/>
          <w:szCs w:val="28"/>
        </w:rPr>
        <w:footnoteRef/>
      </w:r>
      <w:r w:rsidRPr="007D3F6F">
        <w:rPr>
          <w:rStyle w:val="FootnoteTextChar"/>
          <w:sz w:val="24"/>
          <w:szCs w:val="24"/>
        </w:rPr>
        <w:t xml:space="preserve"> </w:t>
      </w:r>
      <w:proofErr w:type="gramStart"/>
      <w:r w:rsidRPr="007D3F6F">
        <w:rPr>
          <w:rStyle w:val="FootnoteTextChar"/>
          <w:sz w:val="24"/>
          <w:szCs w:val="24"/>
        </w:rPr>
        <w:t>Use Analyze &gt; Distribution with GMAT selected as the Y column.</w:t>
      </w:r>
      <w:proofErr w:type="gramEnd"/>
      <w:r w:rsidRPr="007D3F6F">
        <w:rPr>
          <w:rStyle w:val="FootnoteTextChar"/>
          <w:sz w:val="24"/>
          <w:szCs w:val="24"/>
        </w:rPr>
        <w:t xml:space="preserve"> </w:t>
      </w:r>
      <w:proofErr w:type="gramStart"/>
      <w:r w:rsidRPr="007D3F6F">
        <w:rPr>
          <w:rStyle w:val="FootnoteTextChar"/>
          <w:sz w:val="24"/>
          <w:szCs w:val="24"/>
        </w:rPr>
        <w:t>To get the horizontal layout shown next, right-click on GMAT and then select Display Options &gt; Horizontal Layout.</w:t>
      </w:r>
      <w:proofErr w:type="gramEnd"/>
      <w:r w:rsidRPr="007D3F6F">
        <w:rPr>
          <w:rStyle w:val="FootnoteTextChar"/>
          <w:sz w:val="24"/>
          <w:szCs w:val="24"/>
        </w:rPr>
        <w:t xml:space="preserve"> Note sometimes the histogram won’t initially have contiguous rectangles. To fix this, you need to click on the hand tool (which changes the cursor to look like a hand) and then drag the “hand” s on the histogram.</w:t>
      </w:r>
    </w:p>
  </w:footnote>
  <w:footnote w:id="5">
    <w:p w:rsidR="00351443" w:rsidRPr="007D3F6F" w:rsidRDefault="00351443" w:rsidP="000D2384">
      <w:pPr>
        <w:pStyle w:val="BodyText"/>
      </w:pPr>
      <w:r w:rsidRPr="00443B49">
        <w:rPr>
          <w:rStyle w:val="FootnoteReference"/>
          <w:sz w:val="28"/>
          <w:szCs w:val="28"/>
        </w:rPr>
        <w:footnoteRef/>
      </w:r>
      <w:r w:rsidRPr="007D3F6F">
        <w:rPr>
          <w:rStyle w:val="FootnoteTextChar"/>
          <w:sz w:val="24"/>
          <w:szCs w:val="24"/>
        </w:rPr>
        <w:t xml:space="preserve"> In JMP, this can be done </w:t>
      </w:r>
      <w:r w:rsidRPr="007D3F6F">
        <w:rPr>
          <w:rStyle w:val="FootnoteTextChar"/>
          <w:i/>
          <w:sz w:val="24"/>
          <w:szCs w:val="24"/>
        </w:rPr>
        <w:t>interactively</w:t>
      </w:r>
      <w:r w:rsidRPr="007D3F6F">
        <w:rPr>
          <w:rStyle w:val="FootnoteTextChar"/>
          <w:sz w:val="24"/>
          <w:szCs w:val="24"/>
        </w:rPr>
        <w:t xml:space="preserve"> with the hand tool.</w:t>
      </w:r>
    </w:p>
  </w:footnote>
  <w:footnote w:id="6">
    <w:p w:rsidR="00351443" w:rsidRPr="007D3F6F" w:rsidRDefault="00351443" w:rsidP="000D2384">
      <w:pPr>
        <w:pStyle w:val="BodyText"/>
        <w:rPr>
          <w:rStyle w:val="FootnoteTextChar"/>
        </w:rPr>
      </w:pPr>
      <w:r w:rsidRPr="0036635C">
        <w:rPr>
          <w:rStyle w:val="FootnoteReference"/>
          <w:sz w:val="28"/>
          <w:szCs w:val="28"/>
        </w:rPr>
        <w:footnoteRef/>
      </w:r>
      <w:r w:rsidRPr="007D3F6F">
        <w:rPr>
          <w:rStyle w:val="FootnoteTextChar"/>
          <w:sz w:val="24"/>
          <w:szCs w:val="24"/>
        </w:rPr>
        <w:t xml:space="preserve"> Why are these things called moments? In physics, moments of inertia describe ph</w:t>
      </w:r>
      <w:r>
        <w:rPr>
          <w:rStyle w:val="FootnoteTextChar"/>
          <w:sz w:val="24"/>
          <w:szCs w:val="24"/>
        </w:rPr>
        <w:t>ysical properties of an object</w:t>
      </w:r>
      <w:r>
        <w:rPr>
          <w:b/>
        </w:rPr>
        <w:t>—</w:t>
      </w:r>
      <w:r w:rsidRPr="007D3F6F">
        <w:rPr>
          <w:rStyle w:val="FootnoteTextChar"/>
          <w:sz w:val="24"/>
          <w:szCs w:val="24"/>
        </w:rPr>
        <w:t>where it balances or how hard it is to spin. It turns out that statistical moments capture analogous features of data.</w:t>
      </w:r>
    </w:p>
  </w:footnote>
  <w:footnote w:id="7">
    <w:p w:rsidR="00351443" w:rsidRPr="007D3F6F" w:rsidRDefault="00351443" w:rsidP="000D2384">
      <w:pPr>
        <w:pStyle w:val="BodyText"/>
      </w:pPr>
      <w:r w:rsidRPr="0036635C">
        <w:rPr>
          <w:rStyle w:val="FootnoteReference"/>
          <w:sz w:val="28"/>
          <w:szCs w:val="28"/>
        </w:rPr>
        <w:footnoteRef/>
      </w:r>
      <w:r w:rsidRPr="007D3F6F">
        <w:rPr>
          <w:rStyle w:val="FootnoteTextChar"/>
          <w:sz w:val="24"/>
          <w:szCs w:val="24"/>
        </w:rPr>
        <w:t xml:space="preserve"> What’s a sample? For now, a sample simply refers to a collection of values. Later on, we’ll define samples and populations more carefully. </w:t>
      </w:r>
    </w:p>
  </w:footnote>
  <w:footnote w:id="8">
    <w:p w:rsidR="00351443" w:rsidRPr="00C17C93" w:rsidRDefault="00351443" w:rsidP="000D2384">
      <w:pPr>
        <w:pStyle w:val="FootnoteText"/>
      </w:pPr>
      <w:r w:rsidRPr="00C21677">
        <w:rPr>
          <w:rStyle w:val="FootnoteReference"/>
          <w:sz w:val="28"/>
          <w:szCs w:val="28"/>
        </w:rPr>
        <w:footnoteRef/>
      </w:r>
      <w:r w:rsidRPr="007D3F6F">
        <w:t xml:space="preserve"> </w:t>
      </w:r>
      <w:r w:rsidRPr="00C17C93">
        <w:t xml:space="preserve">We typically use </w:t>
      </w:r>
      <w:r w:rsidRPr="008A1744">
        <w:rPr>
          <w:i/>
        </w:rPr>
        <w:t>n</w:t>
      </w:r>
      <w:r w:rsidRPr="00C17C93">
        <w:t xml:space="preserve"> to stand for the number of observations of a variable.</w:t>
      </w:r>
    </w:p>
  </w:footnote>
  <w:footnote w:id="9">
    <w:p w:rsidR="00351443" w:rsidRPr="007D3F6F" w:rsidRDefault="00351443" w:rsidP="000D2384">
      <w:pPr>
        <w:pStyle w:val="BodyText"/>
      </w:pPr>
      <w:r w:rsidRPr="00AE1FE5">
        <w:rPr>
          <w:rStyle w:val="FootnoteReference"/>
          <w:sz w:val="28"/>
          <w:szCs w:val="28"/>
        </w:rPr>
        <w:footnoteRef/>
      </w:r>
      <w:r w:rsidRPr="007D3F6F">
        <w:rPr>
          <w:rStyle w:val="FootnoteTextChar"/>
          <w:sz w:val="24"/>
          <w:szCs w:val="24"/>
        </w:rPr>
        <w:t xml:space="preserve"> Remember the connection between statistics and physics? The mean is just the first moment of inertia of the histogram, the balancing point if we think of the histogram as a solid thing sitting on a </w:t>
      </w:r>
      <w:proofErr w:type="gramStart"/>
      <w:r w:rsidRPr="007D3F6F">
        <w:rPr>
          <w:rStyle w:val="FootnoteTextChar"/>
          <w:sz w:val="24"/>
          <w:szCs w:val="24"/>
        </w:rPr>
        <w:t>see-saw</w:t>
      </w:r>
      <w:proofErr w:type="gramEnd"/>
      <w:r w:rsidRPr="007D3F6F">
        <w:rPr>
          <w:rStyle w:val="FootnoteTextChar"/>
          <w:sz w:val="24"/>
          <w:szCs w:val="24"/>
        </w:rPr>
        <w:t>.</w:t>
      </w:r>
    </w:p>
  </w:footnote>
  <w:footnote w:id="10">
    <w:p w:rsidR="00351443" w:rsidRPr="007D3F6F" w:rsidRDefault="00351443" w:rsidP="000D2384">
      <w:pPr>
        <w:pStyle w:val="BodyText"/>
      </w:pPr>
      <w:r w:rsidRPr="007F0843">
        <w:rPr>
          <w:rStyle w:val="FootnoteReference"/>
          <w:sz w:val="28"/>
          <w:szCs w:val="28"/>
        </w:rPr>
        <w:footnoteRef/>
      </w:r>
      <w:r w:rsidRPr="007D3F6F">
        <w:rPr>
          <w:rStyle w:val="FootnoteTextChar"/>
          <w:sz w:val="24"/>
          <w:szCs w:val="24"/>
        </w:rPr>
        <w:t xml:space="preserve"> Why divide by (</w:t>
      </w:r>
      <w:r w:rsidRPr="007D3F6F">
        <w:rPr>
          <w:rStyle w:val="FootnoteTextChar"/>
          <w:i/>
          <w:sz w:val="24"/>
          <w:szCs w:val="24"/>
        </w:rPr>
        <w:t>n</w:t>
      </w:r>
      <w:r w:rsidRPr="007D3F6F">
        <w:rPr>
          <w:rStyle w:val="FootnoteTextChar"/>
          <w:sz w:val="24"/>
          <w:szCs w:val="24"/>
        </w:rPr>
        <w:t xml:space="preserve"> - 1) rather than </w:t>
      </w:r>
      <w:r w:rsidRPr="007D3F6F">
        <w:rPr>
          <w:rStyle w:val="FootnoteTextChar"/>
          <w:i/>
          <w:sz w:val="24"/>
          <w:szCs w:val="24"/>
        </w:rPr>
        <w:t>n</w:t>
      </w:r>
      <w:r w:rsidRPr="007D3F6F">
        <w:rPr>
          <w:rStyle w:val="FootnoteTextChar"/>
          <w:sz w:val="24"/>
          <w:szCs w:val="24"/>
        </w:rPr>
        <w:t>? An honest answer requires some details that we will not come to until later. For now, just think of the variance as the average squared deviation.</w:t>
      </w:r>
    </w:p>
  </w:footnote>
  <w:footnote w:id="11">
    <w:p w:rsidR="00351443" w:rsidRPr="007D3F6F" w:rsidRDefault="00351443" w:rsidP="000D2384">
      <w:pPr>
        <w:pStyle w:val="BodyText"/>
        <w:rPr>
          <w:rStyle w:val="FootnoteTextChar"/>
        </w:rPr>
      </w:pPr>
      <w:r w:rsidRPr="00D15185">
        <w:rPr>
          <w:rStyle w:val="FootnoteReference"/>
          <w:sz w:val="28"/>
          <w:szCs w:val="28"/>
        </w:rPr>
        <w:footnoteRef/>
      </w:r>
      <w:r w:rsidRPr="007D3F6F">
        <w:rPr>
          <w:rStyle w:val="FootnoteTextChar"/>
          <w:sz w:val="24"/>
          <w:szCs w:val="24"/>
        </w:rPr>
        <w:t xml:space="preserve"> You might wonder why we define both </w:t>
      </w:r>
      <w:r w:rsidRPr="00B958CA">
        <w:rPr>
          <w:rStyle w:val="FootnoteTextChar"/>
          <w:i/>
          <w:sz w:val="24"/>
          <w:szCs w:val="24"/>
        </w:rPr>
        <w:t>s</w:t>
      </w:r>
      <w:r w:rsidRPr="007D3F6F">
        <w:rPr>
          <w:rStyle w:val="FootnoteTextChar"/>
          <w:sz w:val="24"/>
          <w:szCs w:val="24"/>
        </w:rPr>
        <w:t xml:space="preserve"> and </w:t>
      </w:r>
      <w:r w:rsidRPr="00B958CA">
        <w:rPr>
          <w:rStyle w:val="FootnoteTextChar"/>
          <w:i/>
          <w:sz w:val="24"/>
          <w:szCs w:val="24"/>
        </w:rPr>
        <w:t>s</w:t>
      </w:r>
      <w:r w:rsidRPr="00F6343E">
        <w:rPr>
          <w:rStyle w:val="FootnoteTextChar"/>
          <w:sz w:val="24"/>
          <w:szCs w:val="24"/>
          <w:vertAlign w:val="superscript"/>
        </w:rPr>
        <w:t>2</w:t>
      </w:r>
      <w:r w:rsidRPr="007D3F6F">
        <w:rPr>
          <w:rStyle w:val="FootnoteTextChar"/>
          <w:sz w:val="24"/>
          <w:szCs w:val="24"/>
        </w:rPr>
        <w:t xml:space="preserve"> since they are redundant for each other. As we’ll see later, there are contexts where each turns out to be of direct interest.</w:t>
      </w:r>
    </w:p>
  </w:footnote>
  <w:footnote w:id="12">
    <w:p w:rsidR="00351443" w:rsidRPr="007D3F6F" w:rsidRDefault="00351443" w:rsidP="000D2384">
      <w:pPr>
        <w:pStyle w:val="BodyText"/>
      </w:pPr>
      <w:r w:rsidRPr="003D1514">
        <w:rPr>
          <w:rStyle w:val="FootnoteReference"/>
          <w:sz w:val="28"/>
          <w:szCs w:val="28"/>
        </w:rPr>
        <w:footnoteRef/>
      </w:r>
      <w:r w:rsidRPr="007D3F6F">
        <w:rPr>
          <w:rStyle w:val="FootnoteTextChar"/>
          <w:sz w:val="24"/>
          <w:szCs w:val="24"/>
        </w:rPr>
        <w:t xml:space="preserve"> Some business schools summarize the range of GMAT scor</w:t>
      </w:r>
      <w:r>
        <w:rPr>
          <w:rStyle w:val="FootnoteTextChar"/>
          <w:sz w:val="24"/>
          <w:szCs w:val="24"/>
        </w:rPr>
        <w:t xml:space="preserve">es in the form of the 20% and 80% </w:t>
      </w:r>
      <w:r w:rsidRPr="007D3F6F">
        <w:rPr>
          <w:rStyle w:val="FootnoteTextChar"/>
          <w:sz w:val="24"/>
          <w:szCs w:val="24"/>
        </w:rPr>
        <w:t xml:space="preserve">values. That range is almost the </w:t>
      </w:r>
      <w:proofErr w:type="spellStart"/>
      <w:r w:rsidRPr="007D3F6F">
        <w:rPr>
          <w:rStyle w:val="FootnoteTextChar"/>
          <w:sz w:val="24"/>
          <w:szCs w:val="24"/>
        </w:rPr>
        <w:t>Interquartile</w:t>
      </w:r>
      <w:proofErr w:type="spellEnd"/>
      <w:r w:rsidRPr="007D3F6F">
        <w:rPr>
          <w:rStyle w:val="FootnoteTextChar"/>
          <w:sz w:val="24"/>
          <w:szCs w:val="24"/>
        </w:rPr>
        <w:t xml:space="preserve"> Range, which </w:t>
      </w:r>
      <w:r>
        <w:rPr>
          <w:rStyle w:val="FootnoteTextChar"/>
          <w:sz w:val="24"/>
          <w:szCs w:val="24"/>
        </w:rPr>
        <w:t xml:space="preserve">is just the gap between the 25% score and the 75% </w:t>
      </w:r>
      <w:r w:rsidRPr="007D3F6F">
        <w:rPr>
          <w:rStyle w:val="FootnoteTextChar"/>
          <w:sz w:val="24"/>
          <w:szCs w:val="24"/>
        </w:rPr>
        <w:t>score.</w:t>
      </w:r>
    </w:p>
  </w:footnote>
  <w:footnote w:id="13">
    <w:p w:rsidR="00351443" w:rsidRDefault="00351443" w:rsidP="000D2384">
      <w:pPr>
        <w:pStyle w:val="FootnoteText"/>
      </w:pPr>
      <w:ins w:id="91" w:author="Robert Stine" w:date="2009-07-14T16:45:00Z">
        <w:r>
          <w:rPr>
            <w:rStyle w:val="FootnoteReference"/>
          </w:rPr>
          <w:footnoteRef/>
        </w:r>
        <w:r>
          <w:t xml:space="preserve"> The corresponding examples in BBS look at stock in GM during two two-year periods.</w:t>
        </w:r>
      </w:ins>
    </w:p>
  </w:footnote>
  <w:footnote w:id="14">
    <w:p w:rsidR="00351443" w:rsidRPr="00AD7A8E" w:rsidRDefault="00351443" w:rsidP="000D2384">
      <w:pPr>
        <w:pStyle w:val="BodyText"/>
      </w:pPr>
      <w:r w:rsidRPr="00E6176F">
        <w:rPr>
          <w:rStyle w:val="FootnoteReference"/>
          <w:sz w:val="20"/>
          <w:szCs w:val="28"/>
          <w:rPrChange w:id="117" w:author="Robert Stine" w:date="2009-07-14T16:47:00Z">
            <w:rPr>
              <w:rStyle w:val="FootnoteReference"/>
              <w:sz w:val="28"/>
              <w:szCs w:val="28"/>
            </w:rPr>
          </w:rPrChange>
        </w:rPr>
        <w:footnoteRef/>
      </w:r>
      <w:r w:rsidRPr="00E6176F">
        <w:rPr>
          <w:rStyle w:val="FootnoteTextChar"/>
          <w:sz w:val="20"/>
          <w:szCs w:val="24"/>
          <w:rPrChange w:id="118" w:author="Robert Stine" w:date="2009-07-14T16:47:00Z">
            <w:rPr>
              <w:rStyle w:val="FootnoteTextChar"/>
              <w:sz w:val="24"/>
              <w:szCs w:val="24"/>
            </w:rPr>
          </w:rPrChange>
        </w:rPr>
        <w:t xml:space="preserve"> This time series plot was obtained with the command Graph &gt; Overlay Plot. Select Price as Y and </w:t>
      </w:r>
      <w:del w:id="119" w:author="Robert Stine" w:date="2009-07-14T16:47:00Z">
        <w:r w:rsidRPr="00E6176F">
          <w:rPr>
            <w:rStyle w:val="FootnoteTextChar"/>
            <w:sz w:val="20"/>
            <w:szCs w:val="24"/>
            <w:rPrChange w:id="120" w:author="Robert Stine" w:date="2009-07-14T16:47:00Z">
              <w:rPr>
                <w:rStyle w:val="FootnoteTextChar"/>
                <w:sz w:val="24"/>
                <w:szCs w:val="24"/>
              </w:rPr>
            </w:rPrChange>
          </w:rPr>
          <w:delText xml:space="preserve">Time </w:delText>
        </w:r>
      </w:del>
      <w:ins w:id="121" w:author="Robert Stine" w:date="2009-07-14T16:47:00Z">
        <w:r>
          <w:rPr>
            <w:rStyle w:val="FootnoteTextChar"/>
            <w:sz w:val="20"/>
            <w:szCs w:val="24"/>
          </w:rPr>
          <w:t>Date</w:t>
        </w:r>
        <w:r w:rsidRPr="00E6176F">
          <w:rPr>
            <w:rStyle w:val="FootnoteTextChar"/>
            <w:sz w:val="20"/>
            <w:szCs w:val="24"/>
            <w:rPrChange w:id="122" w:author="Robert Stine" w:date="2009-07-14T16:47:00Z">
              <w:rPr>
                <w:rStyle w:val="FootnoteTextChar"/>
                <w:sz w:val="24"/>
                <w:szCs w:val="24"/>
              </w:rPr>
            </w:rPrChange>
          </w:rPr>
          <w:t xml:space="preserve"> </w:t>
        </w:r>
      </w:ins>
      <w:r w:rsidRPr="00E6176F">
        <w:rPr>
          <w:rStyle w:val="FootnoteTextChar"/>
          <w:sz w:val="20"/>
          <w:szCs w:val="24"/>
          <w:rPrChange w:id="123" w:author="Robert Stine" w:date="2009-07-14T16:47:00Z">
            <w:rPr>
              <w:rStyle w:val="FootnoteTextChar"/>
              <w:sz w:val="24"/>
              <w:szCs w:val="24"/>
            </w:rPr>
          </w:rPrChange>
        </w:rPr>
        <w:t xml:space="preserve">as X.  After the Overlay Plot appears, click on </w:t>
      </w:r>
      <w:proofErr w:type="gramStart"/>
      <w:r w:rsidRPr="00E6176F">
        <w:rPr>
          <w:rStyle w:val="FootnoteTextChar"/>
          <w:sz w:val="20"/>
          <w:szCs w:val="24"/>
          <w:rPrChange w:id="124" w:author="Robert Stine" w:date="2009-07-14T16:47:00Z">
            <w:rPr>
              <w:rStyle w:val="FootnoteTextChar"/>
              <w:sz w:val="24"/>
              <w:szCs w:val="24"/>
            </w:rPr>
          </w:rPrChange>
        </w:rPr>
        <w:t>the  red</w:t>
      </w:r>
      <w:proofErr w:type="gramEnd"/>
      <w:r w:rsidRPr="00E6176F">
        <w:rPr>
          <w:rStyle w:val="FootnoteTextChar"/>
          <w:sz w:val="20"/>
          <w:szCs w:val="24"/>
          <w:rPrChange w:id="125" w:author="Robert Stine" w:date="2009-07-14T16:47:00Z">
            <w:rPr>
              <w:rStyle w:val="FootnoteTextChar"/>
              <w:sz w:val="24"/>
              <w:szCs w:val="24"/>
            </w:rPr>
          </w:rPrChange>
        </w:rPr>
        <w:t xml:space="preserve"> triangle and select  “Connect Thru Missing”.</w:t>
      </w:r>
    </w:p>
  </w:footnote>
  <w:footnote w:id="15">
    <w:p w:rsidR="00351443" w:rsidRPr="00AD7A8E" w:rsidRDefault="00351443" w:rsidP="000D2384">
      <w:pPr>
        <w:pStyle w:val="BodyText"/>
        <w:rPr>
          <w:rStyle w:val="FootnoteTextChar"/>
          <w:rPrChange w:id="141" w:author="Robert Stine" w:date="2009-07-14T16:47:00Z">
            <w:rPr>
              <w:rStyle w:val="FootnoteTextChar"/>
              <w:sz w:val="24"/>
              <w:szCs w:val="24"/>
            </w:rPr>
          </w:rPrChange>
        </w:rPr>
      </w:pPr>
      <w:r w:rsidRPr="00E6176F">
        <w:rPr>
          <w:rStyle w:val="FootnoteReference"/>
          <w:sz w:val="20"/>
          <w:szCs w:val="28"/>
          <w:rPrChange w:id="142" w:author="Robert Stine" w:date="2009-07-14T16:47:00Z">
            <w:rPr>
              <w:rStyle w:val="FootnoteReference"/>
              <w:sz w:val="28"/>
              <w:szCs w:val="28"/>
            </w:rPr>
          </w:rPrChange>
        </w:rPr>
        <w:footnoteRef/>
      </w:r>
      <w:r w:rsidRPr="00E6176F">
        <w:rPr>
          <w:rStyle w:val="FootnoteTextChar"/>
          <w:sz w:val="20"/>
          <w:szCs w:val="24"/>
          <w:rPrChange w:id="143" w:author="Robert Stine" w:date="2009-07-14T16:47:00Z">
            <w:rPr>
              <w:rStyle w:val="FootnoteTextChar"/>
              <w:sz w:val="24"/>
              <w:szCs w:val="24"/>
            </w:rPr>
          </w:rPrChange>
        </w:rPr>
        <w:t xml:space="preserve"> A more precise characterization of meandering is positive autocorrelation, which we will discuss towards the end of STAT 621. For now, it is most helpful to simply recognize meandering </w:t>
      </w:r>
      <w:proofErr w:type="gramStart"/>
      <w:r w:rsidRPr="00E6176F">
        <w:rPr>
          <w:rStyle w:val="FootnoteTextChar"/>
          <w:sz w:val="20"/>
          <w:szCs w:val="24"/>
          <w:rPrChange w:id="144" w:author="Robert Stine" w:date="2009-07-14T16:47:00Z">
            <w:rPr>
              <w:rStyle w:val="FootnoteTextChar"/>
              <w:sz w:val="24"/>
              <w:szCs w:val="24"/>
            </w:rPr>
          </w:rPrChange>
        </w:rPr>
        <w:t>behavior</w:t>
      </w:r>
      <w:proofErr w:type="gramEnd"/>
      <w:r w:rsidRPr="00E6176F">
        <w:rPr>
          <w:rStyle w:val="FootnoteTextChar"/>
          <w:sz w:val="20"/>
          <w:szCs w:val="24"/>
          <w:rPrChange w:id="145" w:author="Robert Stine" w:date="2009-07-14T16:47:00Z">
            <w:rPr>
              <w:rStyle w:val="FootnoteTextChar"/>
              <w:sz w:val="24"/>
              <w:szCs w:val="24"/>
            </w:rPr>
          </w:rPrChange>
        </w:rPr>
        <w:t xml:space="preserve"> as the data “following itself,” much like a meandering river.</w:t>
      </w:r>
    </w:p>
  </w:footnote>
  <w:footnote w:id="16">
    <w:p w:rsidR="00351443" w:rsidRPr="00D76619" w:rsidRDefault="00351443" w:rsidP="000D2384">
      <w:pPr>
        <w:pStyle w:val="BodyText"/>
        <w:rPr>
          <w:rStyle w:val="FootnoteTextChar"/>
        </w:rPr>
      </w:pPr>
      <w:r w:rsidRPr="00D76619">
        <w:rPr>
          <w:rStyle w:val="FootnoteReference"/>
          <w:sz w:val="28"/>
          <w:szCs w:val="28"/>
        </w:rPr>
        <w:footnoteRef/>
      </w:r>
      <w:r w:rsidRPr="00D76619">
        <w:rPr>
          <w:rStyle w:val="FootnoteTextChar"/>
          <w:sz w:val="24"/>
          <w:szCs w:val="24"/>
        </w:rPr>
        <w:t xml:space="preserve"> To do this in JMP, select Cols &gt; New Column and name the new variable Shuffled Price. Next, select Formula under New Property. In the Formula Editor Window, select Price under Table Columns, select Row &gt; Subscript under Functions, select Random &gt; </w:t>
      </w:r>
      <w:proofErr w:type="spellStart"/>
      <w:r w:rsidRPr="00D76619">
        <w:rPr>
          <w:rStyle w:val="FootnoteTextChar"/>
          <w:sz w:val="24"/>
          <w:szCs w:val="24"/>
        </w:rPr>
        <w:t>ColShuffle</w:t>
      </w:r>
      <w:proofErr w:type="spellEnd"/>
      <w:r w:rsidRPr="00D76619">
        <w:rPr>
          <w:rStyle w:val="FootnoteTextChar"/>
          <w:sz w:val="24"/>
          <w:szCs w:val="24"/>
        </w:rPr>
        <w:t xml:space="preserve"> under Functions, and click OK. Again use Overlay Plot to create the time series plot. Note the value of connecting the points in order to see the variation.</w:t>
      </w:r>
    </w:p>
  </w:footnote>
  <w:footnote w:id="17">
    <w:p w:rsidR="00351443" w:rsidRPr="008F69F0" w:rsidRDefault="00351443" w:rsidP="000D2384">
      <w:pPr>
        <w:pStyle w:val="BodyText"/>
        <w:rPr>
          <w:rStyle w:val="FootnoteTextChar"/>
        </w:rPr>
      </w:pPr>
      <w:r w:rsidRPr="008F69F0">
        <w:rPr>
          <w:rStyle w:val="FootnoteReference"/>
          <w:sz w:val="28"/>
          <w:szCs w:val="28"/>
        </w:rPr>
        <w:footnoteRef/>
      </w:r>
      <w:r w:rsidRPr="008F69F0">
        <w:rPr>
          <w:rStyle w:val="FootnoteTextChar"/>
          <w:sz w:val="24"/>
          <w:szCs w:val="24"/>
        </w:rPr>
        <w:t xml:space="preserve"> Of course, the histogram does hide the timing of the events. But when the observations of a variable are independent, can we really anticipate the timing of the next large value?</w:t>
      </w:r>
    </w:p>
  </w:footnote>
  <w:footnote w:id="18">
    <w:p w:rsidR="00351443" w:rsidRPr="008F69F0" w:rsidRDefault="00351443" w:rsidP="000D2384">
      <w:pPr>
        <w:pStyle w:val="BodyText"/>
        <w:rPr>
          <w:rStyle w:val="FootnoteTextChar"/>
        </w:rPr>
      </w:pPr>
      <w:r w:rsidRPr="008F69F0">
        <w:rPr>
          <w:rStyle w:val="FootnoteReference"/>
          <w:sz w:val="28"/>
          <w:szCs w:val="28"/>
        </w:rPr>
        <w:footnoteRef/>
      </w:r>
      <w:r w:rsidRPr="008F69F0">
        <w:rPr>
          <w:rStyle w:val="FootnoteTextChar"/>
          <w:sz w:val="24"/>
          <w:szCs w:val="24"/>
        </w:rPr>
        <w:t xml:space="preserve"> When the data is a random sample from a population, the shape of the histogram tends to mimic the shape of the population distribution. We’ll discuss random sampling in more depth later.</w:t>
      </w:r>
    </w:p>
  </w:footnote>
  <w:footnote w:id="19">
    <w:p w:rsidR="00351443" w:rsidRDefault="00351443" w:rsidP="000D2384">
      <w:pPr>
        <w:pStyle w:val="FootnoteText"/>
      </w:pPr>
      <w:r w:rsidRPr="00E50E34">
        <w:rPr>
          <w:rStyle w:val="FootnoteReference"/>
          <w:sz w:val="28"/>
          <w:szCs w:val="28"/>
        </w:rPr>
        <w:footnoteRef/>
      </w:r>
      <w:r>
        <w:t xml:space="preserve"> </w:t>
      </w:r>
      <w:r w:rsidRPr="00CE0E3B">
        <w:t xml:space="preserve">These values are also tabled in the </w:t>
      </w:r>
      <w:del w:id="281" w:author="Robert Stine" w:date="2009-07-13T19:18:00Z">
        <w:r w:rsidRPr="00CE0E3B" w:rsidDel="009F4CD7">
          <w:delText>text,</w:delText>
        </w:r>
      </w:del>
      <w:r w:rsidRPr="00CE0E3B">
        <w:t xml:space="preserve"> BBS</w:t>
      </w:r>
      <w:ins w:id="282" w:author="Robert Stine" w:date="2009-07-13T19:18:00Z">
        <w:r>
          <w:t xml:space="preserve"> casebook on </w:t>
        </w:r>
      </w:ins>
      <w:del w:id="283" w:author="Robert Stine" w:date="2009-07-13T19:18:00Z">
        <w:r w:rsidRPr="00CE0E3B" w:rsidDel="009F4CD7">
          <w:delText xml:space="preserve">, </w:delText>
        </w:r>
      </w:del>
      <w:r w:rsidRPr="00CE0E3B">
        <w:t>p. 17.</w:t>
      </w:r>
    </w:p>
  </w:footnote>
  <w:footnote w:id="20">
    <w:p w:rsidR="00351443" w:rsidRPr="006B5308" w:rsidRDefault="00351443" w:rsidP="000D2384">
      <w:pPr>
        <w:pStyle w:val="BodyText"/>
        <w:rPr>
          <w:rStyle w:val="FootnoteTextChar"/>
          <w:rPrChange w:id="366" w:author="Robert Stine" w:date="2009-07-13T19:32:00Z">
            <w:rPr>
              <w:rStyle w:val="FootnoteTextChar"/>
              <w:sz w:val="24"/>
              <w:szCs w:val="24"/>
            </w:rPr>
          </w:rPrChange>
        </w:rPr>
      </w:pPr>
      <w:r w:rsidRPr="00E6176F">
        <w:rPr>
          <w:rStyle w:val="FootnoteReference"/>
          <w:sz w:val="20"/>
          <w:szCs w:val="28"/>
          <w:rPrChange w:id="367" w:author="Robert Stine" w:date="2009-07-13T19:32:00Z">
            <w:rPr>
              <w:rStyle w:val="FootnoteReference"/>
              <w:sz w:val="28"/>
              <w:szCs w:val="28"/>
            </w:rPr>
          </w:rPrChange>
        </w:rPr>
        <w:footnoteRef/>
      </w:r>
      <w:r w:rsidRPr="00E6176F">
        <w:rPr>
          <w:rStyle w:val="FootnoteTextChar"/>
          <w:sz w:val="20"/>
          <w:szCs w:val="24"/>
          <w:rPrChange w:id="368" w:author="Robert Stine" w:date="2009-07-13T19:32:00Z">
            <w:rPr>
              <w:rStyle w:val="FootnoteTextChar"/>
              <w:sz w:val="24"/>
              <w:szCs w:val="24"/>
            </w:rPr>
          </w:rPrChange>
        </w:rPr>
        <w:t xml:space="preserve"> To generate a </w:t>
      </w:r>
      <w:ins w:id="369" w:author="Robert Stine" w:date="2009-07-13T19:31:00Z">
        <w:r w:rsidRPr="00E6176F">
          <w:rPr>
            <w:rStyle w:val="FootnoteTextChar"/>
            <w:sz w:val="20"/>
            <w:szCs w:val="24"/>
            <w:rPrChange w:id="370" w:author="Robert Stine" w:date="2009-07-13T19:32:00Z">
              <w:rPr>
                <w:rStyle w:val="FootnoteTextChar"/>
                <w:sz w:val="24"/>
                <w:szCs w:val="24"/>
              </w:rPr>
            </w:rPrChange>
          </w:rPr>
          <w:t xml:space="preserve">normal </w:t>
        </w:r>
      </w:ins>
      <w:proofErr w:type="spellStart"/>
      <w:r w:rsidRPr="00E6176F">
        <w:rPr>
          <w:rStyle w:val="FootnoteTextChar"/>
          <w:sz w:val="20"/>
          <w:szCs w:val="24"/>
          <w:rPrChange w:id="371" w:author="Robert Stine" w:date="2009-07-13T19:32:00Z">
            <w:rPr>
              <w:rStyle w:val="FootnoteTextChar"/>
              <w:sz w:val="24"/>
              <w:szCs w:val="24"/>
            </w:rPr>
          </w:rPrChange>
        </w:rPr>
        <w:t>quantile</w:t>
      </w:r>
      <w:proofErr w:type="spellEnd"/>
      <w:r w:rsidRPr="00E6176F">
        <w:rPr>
          <w:rStyle w:val="FootnoteTextChar"/>
          <w:sz w:val="20"/>
          <w:szCs w:val="24"/>
          <w:rPrChange w:id="372" w:author="Robert Stine" w:date="2009-07-13T19:32:00Z">
            <w:rPr>
              <w:rStyle w:val="FootnoteTextChar"/>
              <w:sz w:val="24"/>
              <w:szCs w:val="24"/>
            </w:rPr>
          </w:rPrChange>
        </w:rPr>
        <w:t xml:space="preserve"> plot</w:t>
      </w:r>
      <w:del w:id="373" w:author="Robert Stine" w:date="2009-07-13T19:31:00Z">
        <w:r w:rsidRPr="00E6176F">
          <w:rPr>
            <w:rStyle w:val="FootnoteTextChar"/>
            <w:sz w:val="20"/>
            <w:szCs w:val="24"/>
            <w:rPrChange w:id="374" w:author="Robert Stine" w:date="2009-07-13T19:32:00Z">
              <w:rPr>
                <w:rStyle w:val="FootnoteTextChar"/>
                <w:sz w:val="24"/>
                <w:szCs w:val="24"/>
              </w:rPr>
            </w:rPrChange>
          </w:rPr>
          <w:delText xml:space="preserve"> in JMP</w:delText>
        </w:r>
      </w:del>
      <w:r w:rsidRPr="00E6176F">
        <w:rPr>
          <w:rStyle w:val="FootnoteTextChar"/>
          <w:sz w:val="20"/>
          <w:szCs w:val="24"/>
          <w:rPrChange w:id="375" w:author="Robert Stine" w:date="2009-07-13T19:32:00Z">
            <w:rPr>
              <w:rStyle w:val="FootnoteTextChar"/>
              <w:sz w:val="24"/>
              <w:szCs w:val="24"/>
            </w:rPr>
          </w:rPrChange>
        </w:rPr>
        <w:t xml:space="preserve">, you first need to be looking at a histogram. </w:t>
      </w:r>
      <w:ins w:id="376" w:author="Robert Stine" w:date="2009-07-13T19:31:00Z">
        <w:r w:rsidRPr="00E6176F">
          <w:rPr>
            <w:rStyle w:val="FootnoteTextChar"/>
            <w:sz w:val="20"/>
            <w:szCs w:val="24"/>
            <w:rPrChange w:id="377" w:author="Robert Stine" w:date="2009-07-13T19:32:00Z">
              <w:rPr>
                <w:rStyle w:val="FootnoteTextChar"/>
                <w:sz w:val="24"/>
                <w:szCs w:val="24"/>
              </w:rPr>
            </w:rPrChange>
          </w:rPr>
          <w:t>C</w:t>
        </w:r>
      </w:ins>
      <w:del w:id="378" w:author="Robert Stine" w:date="2009-07-13T19:31:00Z">
        <w:r w:rsidRPr="00E6176F">
          <w:rPr>
            <w:rStyle w:val="FootnoteTextChar"/>
            <w:sz w:val="20"/>
            <w:szCs w:val="24"/>
            <w:rPrChange w:id="379" w:author="Robert Stine" w:date="2009-07-13T19:32:00Z">
              <w:rPr>
                <w:rStyle w:val="FootnoteTextChar"/>
                <w:sz w:val="24"/>
                <w:szCs w:val="24"/>
              </w:rPr>
            </w:rPrChange>
          </w:rPr>
          <w:delText>Then c</w:delText>
        </w:r>
      </w:del>
      <w:r w:rsidRPr="00E6176F">
        <w:rPr>
          <w:rStyle w:val="FootnoteTextChar"/>
          <w:sz w:val="20"/>
          <w:szCs w:val="24"/>
          <w:rPrChange w:id="380" w:author="Robert Stine" w:date="2009-07-13T19:32:00Z">
            <w:rPr>
              <w:rStyle w:val="FootnoteTextChar"/>
              <w:sz w:val="24"/>
              <w:szCs w:val="24"/>
            </w:rPr>
          </w:rPrChange>
        </w:rPr>
        <w:t xml:space="preserve">lick on the </w:t>
      </w:r>
      <w:del w:id="381" w:author="Robert Stine" w:date="2009-07-13T19:30:00Z">
        <w:r w:rsidRPr="00E6176F">
          <w:rPr>
            <w:rStyle w:val="FootnoteTextChar"/>
            <w:sz w:val="20"/>
            <w:szCs w:val="24"/>
            <w:rPrChange w:id="382" w:author="Robert Stine" w:date="2009-07-13T19:32:00Z">
              <w:rPr>
                <w:rStyle w:val="FootnoteTextChar"/>
                <w:sz w:val="24"/>
                <w:szCs w:val="24"/>
              </w:rPr>
            </w:rPrChange>
          </w:rPr>
          <w:delText xml:space="preserve"> </w:delText>
        </w:r>
      </w:del>
      <w:r w:rsidRPr="00E6176F">
        <w:rPr>
          <w:rStyle w:val="FootnoteTextChar"/>
          <w:sz w:val="20"/>
          <w:szCs w:val="24"/>
          <w:rPrChange w:id="383" w:author="Robert Stine" w:date="2009-07-13T19:32:00Z">
            <w:rPr>
              <w:rStyle w:val="FootnoteTextChar"/>
              <w:sz w:val="24"/>
              <w:szCs w:val="24"/>
            </w:rPr>
          </w:rPrChange>
        </w:rPr>
        <w:t xml:space="preserve">red triangle </w:t>
      </w:r>
      <w:del w:id="384" w:author="Robert Stine" w:date="2009-07-13T19:31:00Z">
        <w:r w:rsidRPr="00E6176F">
          <w:rPr>
            <w:rStyle w:val="FootnoteTextChar"/>
            <w:sz w:val="20"/>
            <w:szCs w:val="24"/>
            <w:rPrChange w:id="385" w:author="Robert Stine" w:date="2009-07-13T19:32:00Z">
              <w:rPr>
                <w:rStyle w:val="FootnoteTextChar"/>
                <w:sz w:val="24"/>
                <w:szCs w:val="24"/>
              </w:rPr>
            </w:rPrChange>
          </w:rPr>
          <w:delText>on the</w:delText>
        </w:r>
      </w:del>
      <w:ins w:id="386" w:author="Robert Stine" w:date="2009-07-13T19:31:00Z">
        <w:r w:rsidRPr="00E6176F">
          <w:rPr>
            <w:rStyle w:val="FootnoteTextChar"/>
            <w:sz w:val="20"/>
            <w:szCs w:val="24"/>
            <w:rPrChange w:id="387" w:author="Robert Stine" w:date="2009-07-13T19:32:00Z">
              <w:rPr>
                <w:rStyle w:val="FootnoteTextChar"/>
                <w:sz w:val="24"/>
                <w:szCs w:val="24"/>
              </w:rPr>
            </w:rPrChange>
          </w:rPr>
          <w:t>in the</w:t>
        </w:r>
      </w:ins>
      <w:r w:rsidRPr="00E6176F">
        <w:rPr>
          <w:rStyle w:val="FootnoteTextChar"/>
          <w:sz w:val="20"/>
          <w:szCs w:val="24"/>
          <w:rPrChange w:id="388" w:author="Robert Stine" w:date="2009-07-13T19:32:00Z">
            <w:rPr>
              <w:rStyle w:val="FootnoteTextChar"/>
              <w:sz w:val="24"/>
              <w:szCs w:val="24"/>
            </w:rPr>
          </w:rPrChange>
        </w:rPr>
        <w:t xml:space="preserve"> </w:t>
      </w:r>
      <w:del w:id="389" w:author="Robert Stine" w:date="2009-07-13T19:30:00Z">
        <w:r w:rsidRPr="00E6176F">
          <w:rPr>
            <w:rStyle w:val="FootnoteTextChar"/>
            <w:sz w:val="20"/>
            <w:szCs w:val="24"/>
            <w:rPrChange w:id="390" w:author="Robert Stine" w:date="2009-07-13T19:32:00Z">
              <w:rPr>
                <w:rStyle w:val="FootnoteTextChar"/>
                <w:sz w:val="24"/>
                <w:szCs w:val="24"/>
              </w:rPr>
            </w:rPrChange>
          </w:rPr>
          <w:delText xml:space="preserve">RelChange </w:delText>
        </w:r>
      </w:del>
      <w:ins w:id="391" w:author="Robert Stine" w:date="2009-07-13T19:30:00Z">
        <w:r w:rsidRPr="00E6176F">
          <w:rPr>
            <w:rStyle w:val="FootnoteTextChar"/>
            <w:sz w:val="20"/>
            <w:szCs w:val="24"/>
            <w:rPrChange w:id="392" w:author="Robert Stine" w:date="2009-07-13T19:32:00Z">
              <w:rPr>
                <w:rStyle w:val="FootnoteTextChar"/>
                <w:sz w:val="24"/>
                <w:szCs w:val="24"/>
              </w:rPr>
            </w:rPrChange>
          </w:rPr>
          <w:t xml:space="preserve">title </w:t>
        </w:r>
      </w:ins>
      <w:r w:rsidRPr="00E6176F">
        <w:rPr>
          <w:rStyle w:val="FootnoteTextChar"/>
          <w:sz w:val="20"/>
          <w:szCs w:val="24"/>
          <w:rPrChange w:id="393" w:author="Robert Stine" w:date="2009-07-13T19:32:00Z">
            <w:rPr>
              <w:rStyle w:val="FootnoteTextChar"/>
              <w:sz w:val="24"/>
              <w:szCs w:val="24"/>
            </w:rPr>
          </w:rPrChange>
        </w:rPr>
        <w:t xml:space="preserve">bar </w:t>
      </w:r>
      <w:ins w:id="394" w:author="Robert Stine" w:date="2009-07-13T19:32:00Z">
        <w:r w:rsidRPr="00E6176F">
          <w:rPr>
            <w:rStyle w:val="FootnoteTextChar"/>
            <w:sz w:val="20"/>
            <w:szCs w:val="24"/>
            <w:rPrChange w:id="395" w:author="Robert Stine" w:date="2009-07-13T19:32:00Z">
              <w:rPr>
                <w:rStyle w:val="FootnoteTextChar"/>
                <w:sz w:val="24"/>
                <w:szCs w:val="24"/>
              </w:rPr>
            </w:rPrChange>
          </w:rPr>
          <w:t>next to</w:t>
        </w:r>
      </w:ins>
      <w:ins w:id="396" w:author="Robert Stine" w:date="2009-07-13T19:30:00Z">
        <w:r w:rsidRPr="00E6176F">
          <w:rPr>
            <w:rStyle w:val="FootnoteTextChar"/>
            <w:sz w:val="20"/>
            <w:szCs w:val="24"/>
            <w:rPrChange w:id="397" w:author="Robert Stine" w:date="2009-07-13T19:32:00Z">
              <w:rPr>
                <w:rStyle w:val="FootnoteTextChar"/>
                <w:sz w:val="24"/>
                <w:szCs w:val="24"/>
              </w:rPr>
            </w:rPrChange>
          </w:rPr>
          <w:t xml:space="preserve"> the name of the variable; s</w:t>
        </w:r>
      </w:ins>
      <w:del w:id="398" w:author="Robert Stine" w:date="2009-07-13T19:31:00Z">
        <w:r w:rsidRPr="00E6176F">
          <w:rPr>
            <w:rStyle w:val="FootnoteTextChar"/>
            <w:sz w:val="20"/>
            <w:szCs w:val="24"/>
            <w:rPrChange w:id="399" w:author="Robert Stine" w:date="2009-07-13T19:32:00Z">
              <w:rPr>
                <w:rStyle w:val="FootnoteTextChar"/>
                <w:sz w:val="24"/>
                <w:szCs w:val="24"/>
              </w:rPr>
            </w:rPrChange>
          </w:rPr>
          <w:delText>and s</w:delText>
        </w:r>
      </w:del>
      <w:r w:rsidRPr="00E6176F">
        <w:rPr>
          <w:rStyle w:val="FootnoteTextChar"/>
          <w:sz w:val="20"/>
          <w:szCs w:val="24"/>
          <w:rPrChange w:id="400" w:author="Robert Stine" w:date="2009-07-13T19:32:00Z">
            <w:rPr>
              <w:rStyle w:val="FootnoteTextChar"/>
              <w:sz w:val="24"/>
              <w:szCs w:val="24"/>
            </w:rPr>
          </w:rPrChange>
        </w:rPr>
        <w:t xml:space="preserve">elect Normal </w:t>
      </w:r>
      <w:proofErr w:type="spellStart"/>
      <w:r w:rsidRPr="00E6176F">
        <w:rPr>
          <w:rStyle w:val="FootnoteTextChar"/>
          <w:sz w:val="20"/>
          <w:szCs w:val="24"/>
          <w:rPrChange w:id="401" w:author="Robert Stine" w:date="2009-07-13T19:32:00Z">
            <w:rPr>
              <w:rStyle w:val="FootnoteTextChar"/>
              <w:sz w:val="24"/>
              <w:szCs w:val="24"/>
            </w:rPr>
          </w:rPrChange>
        </w:rPr>
        <w:t>Quantile</w:t>
      </w:r>
      <w:proofErr w:type="spellEnd"/>
      <w:r w:rsidRPr="00E6176F">
        <w:rPr>
          <w:rStyle w:val="FootnoteTextChar"/>
          <w:sz w:val="20"/>
          <w:szCs w:val="24"/>
          <w:rPrChange w:id="402" w:author="Robert Stine" w:date="2009-07-13T19:32:00Z">
            <w:rPr>
              <w:rStyle w:val="FootnoteTextChar"/>
              <w:sz w:val="24"/>
              <w:szCs w:val="24"/>
            </w:rPr>
          </w:rPrChange>
        </w:rPr>
        <w:t xml:space="preserve"> Plot.  </w:t>
      </w:r>
      <w:proofErr w:type="gramStart"/>
      <w:r w:rsidRPr="00E6176F">
        <w:rPr>
          <w:rStyle w:val="FootnoteTextChar"/>
          <w:sz w:val="20"/>
          <w:szCs w:val="24"/>
          <w:rPrChange w:id="403" w:author="Robert Stine" w:date="2009-07-13T19:32:00Z">
            <w:rPr>
              <w:rStyle w:val="FootnoteTextChar"/>
              <w:sz w:val="24"/>
              <w:szCs w:val="24"/>
            </w:rPr>
          </w:rPrChange>
        </w:rPr>
        <w:t xml:space="preserve">Select Fit Distribution &gt; Normal to </w:t>
      </w:r>
      <w:del w:id="404" w:author="Robert Stine" w:date="2009-07-13T19:31:00Z">
        <w:r w:rsidRPr="00E6176F">
          <w:rPr>
            <w:rStyle w:val="FootnoteTextChar"/>
            <w:sz w:val="20"/>
            <w:szCs w:val="24"/>
            <w:rPrChange w:id="405" w:author="Robert Stine" w:date="2009-07-13T19:32:00Z">
              <w:rPr>
                <w:rStyle w:val="FootnoteTextChar"/>
                <w:sz w:val="24"/>
                <w:szCs w:val="24"/>
              </w:rPr>
            </w:rPrChange>
          </w:rPr>
          <w:delText xml:space="preserve">get </w:delText>
        </w:r>
      </w:del>
      <w:ins w:id="406" w:author="Robert Stine" w:date="2009-07-13T19:31:00Z">
        <w:r w:rsidRPr="00E6176F">
          <w:rPr>
            <w:rStyle w:val="FootnoteTextChar"/>
            <w:sz w:val="20"/>
            <w:szCs w:val="24"/>
            <w:rPrChange w:id="407" w:author="Robert Stine" w:date="2009-07-13T19:32:00Z">
              <w:rPr>
                <w:rStyle w:val="FootnoteTextChar"/>
                <w:sz w:val="24"/>
                <w:szCs w:val="24"/>
              </w:rPr>
            </w:rPrChange>
          </w:rPr>
          <w:t xml:space="preserve">overlay </w:t>
        </w:r>
      </w:ins>
      <w:r w:rsidRPr="00E6176F">
        <w:rPr>
          <w:rStyle w:val="FootnoteTextChar"/>
          <w:sz w:val="20"/>
          <w:szCs w:val="24"/>
          <w:rPrChange w:id="408" w:author="Robert Stine" w:date="2009-07-13T19:32:00Z">
            <w:rPr>
              <w:rStyle w:val="FootnoteTextChar"/>
              <w:sz w:val="24"/>
              <w:szCs w:val="24"/>
            </w:rPr>
          </w:rPrChange>
        </w:rPr>
        <w:t xml:space="preserve">a normal </w:t>
      </w:r>
      <w:del w:id="409" w:author="Robert Stine" w:date="2009-07-13T19:31:00Z">
        <w:r w:rsidRPr="00E6176F">
          <w:rPr>
            <w:rStyle w:val="FootnoteTextChar"/>
            <w:sz w:val="20"/>
            <w:szCs w:val="24"/>
            <w:rPrChange w:id="410" w:author="Robert Stine" w:date="2009-07-13T19:32:00Z">
              <w:rPr>
                <w:rStyle w:val="FootnoteTextChar"/>
                <w:sz w:val="24"/>
                <w:szCs w:val="24"/>
              </w:rPr>
            </w:rPrChange>
          </w:rPr>
          <w:delText xml:space="preserve">overlay </w:delText>
        </w:r>
      </w:del>
      <w:r w:rsidRPr="00E6176F">
        <w:rPr>
          <w:rStyle w:val="FootnoteTextChar"/>
          <w:sz w:val="20"/>
          <w:szCs w:val="24"/>
          <w:rPrChange w:id="411" w:author="Robert Stine" w:date="2009-07-13T19:32:00Z">
            <w:rPr>
              <w:rStyle w:val="FootnoteTextChar"/>
              <w:sz w:val="24"/>
              <w:szCs w:val="24"/>
            </w:rPr>
          </w:rPrChange>
        </w:rPr>
        <w:t>curve on the histogram.</w:t>
      </w:r>
      <w:proofErr w:type="gramEnd"/>
    </w:p>
  </w:footnote>
  <w:footnote w:id="21">
    <w:p w:rsidR="00351443" w:rsidRDefault="00351443">
      <w:pPr>
        <w:pStyle w:val="FootnoteText"/>
        <w:numPr>
          <w:ins w:id="418" w:author="Robert Stine" w:date="2009-07-13T19:29:00Z"/>
        </w:numPr>
        <w:rPr>
          <w:ins w:id="419" w:author="Robert Stine" w:date="2009-07-13T19:29:00Z"/>
        </w:rPr>
      </w:pPr>
      <w:ins w:id="420" w:author="Robert Stine" w:date="2009-07-13T19:29:00Z">
        <w:r w:rsidRPr="00812A19">
          <w:rPr>
            <w:rStyle w:val="FootnoteReference"/>
            <w:sz w:val="28"/>
            <w:szCs w:val="28"/>
          </w:rPr>
          <w:footnoteRef/>
        </w:r>
        <w:r>
          <w:t xml:space="preserve"> More precisely, 95%</w:t>
        </w:r>
        <w:r w:rsidRPr="00812A19">
          <w:t xml:space="preserve"> of the time, a random sample from a normal distribution will lie between the two dashed lines.</w:t>
        </w:r>
      </w:ins>
    </w:p>
  </w:footnote>
  <w:footnote w:id="22">
    <w:p w:rsidR="00351443" w:rsidRDefault="00351443">
      <w:pPr>
        <w:pStyle w:val="FootnoteText"/>
      </w:pPr>
      <w:ins w:id="436" w:author="Robert Stine" w:date="2009-07-13T19:37:00Z">
        <w:r>
          <w:rPr>
            <w:rStyle w:val="FootnoteReference"/>
          </w:rPr>
          <w:footnoteRef/>
        </w:r>
        <w:r>
          <w:t xml:space="preserve">JMP </w:t>
        </w:r>
      </w:ins>
      <w:ins w:id="437" w:author="Robert Stine" w:date="2009-07-17T15:30:00Z">
        <w:r>
          <w:t>v</w:t>
        </w:r>
      </w:ins>
      <w:ins w:id="438" w:author="Robert Stine" w:date="2009-07-13T19:37:00Z">
        <w:r>
          <w:t xml:space="preserve">ersion </w:t>
        </w:r>
      </w:ins>
      <w:ins w:id="439" w:author="Robert Stine" w:date="2009-07-17T15:30:00Z">
        <w:r>
          <w:t xml:space="preserve">8 </w:t>
        </w:r>
      </w:ins>
      <w:ins w:id="440" w:author="Robert Stine" w:date="2009-07-13T19:37:00Z">
        <w:r>
          <w:t xml:space="preserve">changes the labeling of normal </w:t>
        </w:r>
        <w:proofErr w:type="spellStart"/>
        <w:r>
          <w:t>quantile</w:t>
        </w:r>
        <w:proofErr w:type="spellEnd"/>
        <w:r>
          <w:t xml:space="preserve"> plots, reversing the values placed along the top </w:t>
        </w:r>
      </w:ins>
      <w:ins w:id="441" w:author="Robert Stine" w:date="2009-07-13T19:38:00Z">
        <w:r w:rsidRPr="00DA6894">
          <w:rPr>
            <w:i/>
          </w:rPr>
          <w:t>x</w:t>
        </w:r>
      </w:ins>
      <w:ins w:id="442" w:author="Robert Stine" w:date="2009-07-13T19:37:00Z">
        <w:r>
          <w:t>-</w:t>
        </w:r>
      </w:ins>
      <w:ins w:id="443" w:author="Robert Stine" w:date="2009-07-13T19:38:00Z">
        <w:r>
          <w:t xml:space="preserve">axis and the </w:t>
        </w:r>
      </w:ins>
      <w:ins w:id="444" w:author="Robert Stine" w:date="2009-07-17T15:30:00Z">
        <w:r>
          <w:t>bottom</w:t>
        </w:r>
      </w:ins>
      <w:ins w:id="445" w:author="Robert Stine" w:date="2009-07-13T19:38:00Z">
        <w:r>
          <w:t xml:space="preserve"> </w:t>
        </w:r>
        <w:r w:rsidRPr="00DA6894">
          <w:rPr>
            <w:i/>
          </w:rPr>
          <w:t>x</w:t>
        </w:r>
        <w:r>
          <w:t>-axis. Whichever version you use, the plot works the same way. If the data remain inside the limits, the data are close to normally distributed.</w:t>
        </w:r>
      </w:ins>
    </w:p>
  </w:footnote>
  <w:footnote w:id="23">
    <w:p w:rsidR="00351443" w:rsidRDefault="00351443">
      <w:pPr>
        <w:pStyle w:val="FootnoteText"/>
        <w:rPr>
          <w:del w:id="479" w:author="Robert Stine" w:date="2009-07-13T19:29:00Z"/>
        </w:rPr>
      </w:pPr>
      <w:del w:id="480" w:author="Robert Stine" w:date="2009-07-13T19:29:00Z">
        <w:r w:rsidRPr="00812A19" w:rsidDel="006B5308">
          <w:rPr>
            <w:rStyle w:val="FootnoteReference"/>
            <w:sz w:val="28"/>
            <w:szCs w:val="28"/>
          </w:rPr>
          <w:footnoteRef/>
        </w:r>
        <w:r w:rsidDel="006B5308">
          <w:delText xml:space="preserve"> More precisely, 95%</w:delText>
        </w:r>
        <w:r w:rsidRPr="00812A19" w:rsidDel="006B5308">
          <w:delText xml:space="preserve"> of the time, a random sample from a normal distribution will lie between the two dashed lines.</w:delText>
        </w:r>
      </w:del>
    </w:p>
  </w:footnote>
  <w:footnote w:id="24">
    <w:p w:rsidR="00351443" w:rsidRDefault="00351443">
      <w:pPr>
        <w:pStyle w:val="FootnoteText"/>
      </w:pPr>
      <w:r w:rsidRPr="002E68FF">
        <w:rPr>
          <w:rStyle w:val="FootnoteReference"/>
          <w:sz w:val="28"/>
          <w:szCs w:val="28"/>
        </w:rPr>
        <w:footnoteRef/>
      </w:r>
      <w:r>
        <w:t xml:space="preserve"> </w:t>
      </w:r>
      <w:r w:rsidRPr="00D131AC">
        <w:rPr>
          <w:rStyle w:val="FootnoteTextChar"/>
          <w:sz w:val="24"/>
          <w:szCs w:val="24"/>
        </w:rPr>
        <w:t>We obtained th</w:t>
      </w:r>
      <w:r>
        <w:rPr>
          <w:rStyle w:val="FootnoteTextChar"/>
          <w:sz w:val="24"/>
          <w:szCs w:val="24"/>
        </w:rPr>
        <w:t>ese</w:t>
      </w:r>
      <w:r w:rsidRPr="00D131AC">
        <w:rPr>
          <w:rStyle w:val="FootnoteTextChar"/>
          <w:sz w:val="24"/>
          <w:szCs w:val="24"/>
        </w:rPr>
        <w:t xml:space="preserve"> data from Wharton Research Data Service (WRDS)</w:t>
      </w:r>
      <w:r>
        <w:rPr>
          <w:rStyle w:val="FootnoteTextChar"/>
          <w:sz w:val="24"/>
          <w:szCs w:val="24"/>
        </w:rPr>
        <w:t>.</w:t>
      </w:r>
    </w:p>
  </w:footnote>
  <w:footnote w:id="25">
    <w:p w:rsidR="00351443" w:rsidRPr="00D131AC" w:rsidRDefault="00351443" w:rsidP="000D2384">
      <w:pPr>
        <w:pStyle w:val="BodyText"/>
      </w:pPr>
      <w:r w:rsidRPr="00D131AC">
        <w:rPr>
          <w:rStyle w:val="FootnoteReference"/>
          <w:sz w:val="28"/>
          <w:szCs w:val="28"/>
        </w:rPr>
        <w:footnoteRef/>
      </w:r>
      <w:r w:rsidRPr="00D131AC">
        <w:rPr>
          <w:rStyle w:val="FootnoteTextChar"/>
          <w:sz w:val="24"/>
          <w:szCs w:val="24"/>
        </w:rPr>
        <w:t xml:space="preserve"> Some variables have numeric values (e.g., </w:t>
      </w:r>
      <w:proofErr w:type="spellStart"/>
      <w:r w:rsidRPr="00D131AC">
        <w:rPr>
          <w:rStyle w:val="FootnoteTextChar"/>
          <w:sz w:val="24"/>
          <w:szCs w:val="24"/>
        </w:rPr>
        <w:t>TotalComp</w:t>
      </w:r>
      <w:proofErr w:type="spellEnd"/>
      <w:r w:rsidRPr="00D131AC">
        <w:rPr>
          <w:rStyle w:val="FootnoteTextChar"/>
          <w:sz w:val="24"/>
          <w:szCs w:val="24"/>
        </w:rPr>
        <w:t xml:space="preserve">) and other variables (e.g., Industry) have character values. JMP denotes numerical variables with a blue triangle and the latter with a red histogram. JMP procedures often treat these types in different ways. </w:t>
      </w:r>
    </w:p>
  </w:footnote>
  <w:footnote w:id="26">
    <w:p w:rsidR="00351443" w:rsidRPr="003F78DE" w:rsidRDefault="00351443" w:rsidP="000D2384">
      <w:pPr>
        <w:pStyle w:val="BodyText"/>
        <w:rPr>
          <w:rStyle w:val="FootnoteTextChar"/>
        </w:rPr>
      </w:pPr>
      <w:r w:rsidRPr="003F78DE">
        <w:rPr>
          <w:rStyle w:val="FootnoteReference"/>
          <w:sz w:val="28"/>
          <w:szCs w:val="28"/>
        </w:rPr>
        <w:footnoteRef/>
      </w:r>
      <w:r w:rsidRPr="003F78DE">
        <w:rPr>
          <w:rStyle w:val="FootnoteTextChar"/>
          <w:sz w:val="24"/>
          <w:szCs w:val="24"/>
        </w:rPr>
        <w:t xml:space="preserve"> To identify points by a variable, highlight the variable’s column and then select Cols &gt; Label/</w:t>
      </w:r>
      <w:proofErr w:type="spellStart"/>
      <w:r w:rsidRPr="003F78DE">
        <w:rPr>
          <w:rStyle w:val="FootnoteTextChar"/>
          <w:sz w:val="24"/>
          <w:szCs w:val="24"/>
        </w:rPr>
        <w:t>Unlabel</w:t>
      </w:r>
      <w:proofErr w:type="spellEnd"/>
      <w:r w:rsidRPr="003F78DE">
        <w:rPr>
          <w:rStyle w:val="FootnoteTextChar"/>
          <w:sz w:val="24"/>
          <w:szCs w:val="24"/>
        </w:rPr>
        <w:t>. Try it here with the variable CEO and then notice what happens when you point to the extreme value. For a similar example, see BBS, p. 35.</w:t>
      </w:r>
    </w:p>
  </w:footnote>
  <w:footnote w:id="27">
    <w:p w:rsidR="00351443" w:rsidRPr="003F78DE" w:rsidRDefault="00351443" w:rsidP="000D2384">
      <w:pPr>
        <w:pStyle w:val="BodyText"/>
        <w:rPr>
          <w:rStyle w:val="FootnoteTextChar"/>
        </w:rPr>
      </w:pPr>
      <w:r w:rsidRPr="003F78DE">
        <w:rPr>
          <w:rStyle w:val="FootnoteReference"/>
          <w:sz w:val="28"/>
          <w:szCs w:val="28"/>
        </w:rPr>
        <w:footnoteRef/>
      </w:r>
      <w:r w:rsidRPr="003F78DE">
        <w:rPr>
          <w:rStyle w:val="FootnoteTextChar"/>
          <w:sz w:val="24"/>
          <w:szCs w:val="24"/>
        </w:rPr>
        <w:t xml:space="preserve"> To exclude these points, first select them or their corresponding rows in the data table. Then select Exclude/</w:t>
      </w:r>
      <w:proofErr w:type="spellStart"/>
      <w:r w:rsidRPr="003F78DE">
        <w:rPr>
          <w:rStyle w:val="FootnoteTextChar"/>
          <w:sz w:val="24"/>
          <w:szCs w:val="24"/>
        </w:rPr>
        <w:t>Unexclude</w:t>
      </w:r>
      <w:proofErr w:type="spellEnd"/>
      <w:r w:rsidRPr="003F78DE">
        <w:rPr>
          <w:rStyle w:val="FootnoteTextChar"/>
          <w:sz w:val="24"/>
          <w:szCs w:val="24"/>
        </w:rPr>
        <w:t xml:space="preserve"> from the </w:t>
      </w:r>
      <w:r>
        <w:rPr>
          <w:rStyle w:val="FootnoteTextChar"/>
          <w:sz w:val="24"/>
          <w:szCs w:val="24"/>
        </w:rPr>
        <w:t>R</w:t>
      </w:r>
      <w:r w:rsidRPr="003F78DE">
        <w:rPr>
          <w:rStyle w:val="FootnoteTextChar"/>
          <w:sz w:val="24"/>
          <w:szCs w:val="24"/>
        </w:rPr>
        <w:t>ows menu.</w:t>
      </w:r>
    </w:p>
  </w:footnote>
  <w:footnote w:id="28">
    <w:p w:rsidR="00351443" w:rsidRPr="00C77A17" w:rsidRDefault="00351443" w:rsidP="000D2384">
      <w:pPr>
        <w:pStyle w:val="BodyText"/>
        <w:rPr>
          <w:rStyle w:val="FootnoteTextChar"/>
        </w:rPr>
      </w:pPr>
      <w:r w:rsidRPr="00C77A17">
        <w:rPr>
          <w:rStyle w:val="FootnoteReference"/>
          <w:sz w:val="28"/>
          <w:szCs w:val="28"/>
        </w:rPr>
        <w:footnoteRef/>
      </w:r>
      <w:r w:rsidRPr="00C77A17">
        <w:rPr>
          <w:rStyle w:val="FootnoteTextChar"/>
          <w:sz w:val="24"/>
          <w:szCs w:val="24"/>
        </w:rPr>
        <w:t xml:space="preserve"> To select these points, use Rows &gt; Row Selection &gt; Select Where, enter the condition “</w:t>
      </w:r>
      <w:proofErr w:type="spellStart"/>
      <w:r w:rsidRPr="00C77A17">
        <w:rPr>
          <w:rStyle w:val="FootnoteTextChar"/>
          <w:sz w:val="24"/>
          <w:szCs w:val="24"/>
        </w:rPr>
        <w:t>TotalComp</w:t>
      </w:r>
      <w:proofErr w:type="spellEnd"/>
      <w:r w:rsidRPr="00C77A17">
        <w:rPr>
          <w:rStyle w:val="FootnoteTextChar"/>
          <w:sz w:val="24"/>
          <w:szCs w:val="24"/>
        </w:rPr>
        <w:t xml:space="preserve"> is greater than 10,000,000.” Then choose Exclude/</w:t>
      </w:r>
      <w:proofErr w:type="spellStart"/>
      <w:r w:rsidRPr="00C77A17">
        <w:rPr>
          <w:rStyle w:val="FootnoteTextChar"/>
          <w:sz w:val="24"/>
          <w:szCs w:val="24"/>
        </w:rPr>
        <w:t>Unexclude</w:t>
      </w:r>
      <w:proofErr w:type="spellEnd"/>
      <w:r w:rsidRPr="00C77A17">
        <w:rPr>
          <w:rStyle w:val="FootnoteTextChar"/>
          <w:sz w:val="24"/>
          <w:szCs w:val="24"/>
        </w:rPr>
        <w:t xml:space="preserve"> from the Rows menu to exclude these cases from the analysis.</w:t>
      </w:r>
      <w:r>
        <w:rPr>
          <w:rStyle w:val="FootnoteTextChar"/>
          <w:sz w:val="24"/>
          <w:szCs w:val="24"/>
        </w:rPr>
        <w:t xml:space="preserve"> You can also use Rows &gt; Data Filter.</w:t>
      </w:r>
    </w:p>
  </w:footnote>
  <w:footnote w:id="29">
    <w:p w:rsidR="00351443" w:rsidRPr="00330FB6" w:rsidRDefault="00351443" w:rsidP="000D2384">
      <w:pPr>
        <w:pStyle w:val="FootnoteText"/>
      </w:pPr>
      <w:r w:rsidRPr="00330FB6">
        <w:rPr>
          <w:rStyle w:val="FootnoteReference"/>
          <w:sz w:val="28"/>
          <w:szCs w:val="28"/>
        </w:rPr>
        <w:footnoteRef/>
      </w:r>
      <w:r w:rsidRPr="00330FB6">
        <w:t xml:space="preserve"> </w:t>
      </w:r>
      <w:r>
        <w:t>This is true for any base.</w:t>
      </w:r>
    </w:p>
  </w:footnote>
  <w:footnote w:id="30">
    <w:p w:rsidR="00351443" w:rsidRPr="00854564" w:rsidRDefault="00351443" w:rsidP="000D2384">
      <w:pPr>
        <w:pStyle w:val="BodyText"/>
        <w:rPr>
          <w:rStyle w:val="FootnoteTextChar"/>
        </w:rPr>
      </w:pPr>
      <w:r w:rsidRPr="00854564">
        <w:rPr>
          <w:rStyle w:val="FootnoteReference"/>
          <w:sz w:val="28"/>
          <w:szCs w:val="28"/>
        </w:rPr>
        <w:footnoteRef/>
      </w:r>
      <w:r w:rsidRPr="00854564">
        <w:rPr>
          <w:rStyle w:val="FootnoteTextChar"/>
          <w:sz w:val="24"/>
          <w:szCs w:val="24"/>
        </w:rPr>
        <w:t xml:space="preserve"> To do this in JMP, select Cols &gt; New Column, </w:t>
      </w:r>
      <w:proofErr w:type="gramStart"/>
      <w:r w:rsidRPr="00854564">
        <w:rPr>
          <w:rStyle w:val="FootnoteTextChar"/>
          <w:sz w:val="24"/>
          <w:szCs w:val="24"/>
        </w:rPr>
        <w:t>name</w:t>
      </w:r>
      <w:proofErr w:type="gramEnd"/>
      <w:r w:rsidRPr="00854564">
        <w:rPr>
          <w:rStyle w:val="FootnoteTextChar"/>
          <w:sz w:val="24"/>
          <w:szCs w:val="24"/>
        </w:rPr>
        <w:t xml:space="preserve"> the new variable Log10TotalComp, and select Formula under New Property. In the Formula Editor Window, select Transcendental </w:t>
      </w:r>
      <w:r>
        <w:rPr>
          <w:rStyle w:val="FootnoteTextChar"/>
          <w:sz w:val="24"/>
          <w:szCs w:val="24"/>
        </w:rPr>
        <w:t>F</w:t>
      </w:r>
      <w:r w:rsidRPr="00854564">
        <w:rPr>
          <w:rStyle w:val="FootnoteTextChar"/>
          <w:sz w:val="24"/>
          <w:szCs w:val="24"/>
        </w:rPr>
        <w:t xml:space="preserve">unctions and then Log10. Select </w:t>
      </w:r>
      <w:proofErr w:type="spellStart"/>
      <w:r w:rsidRPr="00854564">
        <w:rPr>
          <w:rStyle w:val="FootnoteTextChar"/>
          <w:sz w:val="24"/>
          <w:szCs w:val="24"/>
        </w:rPr>
        <w:t>TotalComp</w:t>
      </w:r>
      <w:proofErr w:type="spellEnd"/>
      <w:r w:rsidRPr="00854564">
        <w:rPr>
          <w:rStyle w:val="FootnoteTextChar"/>
          <w:sz w:val="24"/>
          <w:szCs w:val="24"/>
        </w:rPr>
        <w:t xml:space="preserve"> under Table Columns and click OK.</w:t>
      </w:r>
    </w:p>
  </w:footnote>
  <w:footnote w:id="31">
    <w:p w:rsidR="00351443" w:rsidRPr="00781051" w:rsidRDefault="00351443" w:rsidP="000D2384">
      <w:pPr>
        <w:pStyle w:val="BodyText"/>
        <w:rPr>
          <w:rStyle w:val="FootnoteTextChar"/>
        </w:rPr>
      </w:pPr>
      <w:r w:rsidRPr="00781051">
        <w:rPr>
          <w:rStyle w:val="FootnoteReference"/>
          <w:sz w:val="28"/>
          <w:szCs w:val="28"/>
        </w:rPr>
        <w:footnoteRef/>
      </w:r>
      <w:r w:rsidRPr="00781051">
        <w:rPr>
          <w:rStyle w:val="FootnoteTextChar"/>
          <w:sz w:val="24"/>
          <w:szCs w:val="24"/>
        </w:rPr>
        <w:t xml:space="preserve"> Again use Analyze &gt; Distribution. Note that because Industry is a categorical variable (a column with text data that identify groups of observations), JMP automatically provides the summaries in terms of counts and proportions.</w:t>
      </w:r>
    </w:p>
  </w:footnote>
  <w:footnote w:id="32">
    <w:p w:rsidR="00351443" w:rsidRPr="003C16F4" w:rsidRDefault="00351443" w:rsidP="000D2384">
      <w:pPr>
        <w:pStyle w:val="BodyText"/>
        <w:rPr>
          <w:sz w:val="20"/>
          <w:rPrChange w:id="538" w:author="Robert Stine" w:date="2009-07-14T23:23:00Z">
            <w:rPr/>
          </w:rPrChange>
        </w:rPr>
      </w:pPr>
      <w:r w:rsidRPr="00E6176F">
        <w:rPr>
          <w:rStyle w:val="FootnoteReference"/>
          <w:sz w:val="20"/>
          <w:szCs w:val="28"/>
          <w:rPrChange w:id="539" w:author="Robert Stine" w:date="2009-07-14T23:23:00Z">
            <w:rPr>
              <w:rStyle w:val="FootnoteReference"/>
              <w:sz w:val="28"/>
              <w:szCs w:val="28"/>
            </w:rPr>
          </w:rPrChange>
        </w:rPr>
        <w:footnoteRef/>
      </w:r>
      <w:r w:rsidRPr="00E6176F">
        <w:rPr>
          <w:rStyle w:val="FootnoteTextChar"/>
          <w:sz w:val="20"/>
          <w:szCs w:val="24"/>
          <w:rPrChange w:id="540" w:author="Robert Stine" w:date="2009-07-14T23:23:00Z">
            <w:rPr>
              <w:rStyle w:val="FootnoteTextChar"/>
              <w:sz w:val="24"/>
              <w:szCs w:val="24"/>
            </w:rPr>
          </w:rPrChange>
        </w:rPr>
        <w:t xml:space="preserve"> The plots on the left of these images are bar charts, counting the number of companies in each industry. A bar chart is used to summarize the variation in a categorical variable, such as the one telling us the industry for each CEO. The charts on the right are histograms.</w:t>
      </w:r>
    </w:p>
  </w:footnote>
  <w:footnote w:id="33">
    <w:p w:rsidR="00351443" w:rsidRPr="003C16F4" w:rsidRDefault="00351443" w:rsidP="000D2384">
      <w:pPr>
        <w:pStyle w:val="BodyText"/>
        <w:rPr>
          <w:rStyle w:val="FootnoteTextChar"/>
          <w:rPrChange w:id="541" w:author="Robert Stine" w:date="2009-07-14T23:23:00Z">
            <w:rPr>
              <w:rStyle w:val="FootnoteTextChar"/>
              <w:sz w:val="24"/>
              <w:szCs w:val="24"/>
            </w:rPr>
          </w:rPrChange>
        </w:rPr>
      </w:pPr>
      <w:r w:rsidRPr="00E6176F">
        <w:rPr>
          <w:rStyle w:val="FootnoteReference"/>
          <w:sz w:val="20"/>
          <w:szCs w:val="28"/>
          <w:rPrChange w:id="542" w:author="Robert Stine" w:date="2009-07-14T23:23:00Z">
            <w:rPr>
              <w:rStyle w:val="FootnoteReference"/>
              <w:sz w:val="28"/>
              <w:szCs w:val="28"/>
            </w:rPr>
          </w:rPrChange>
        </w:rPr>
        <w:footnoteRef/>
      </w:r>
      <w:r w:rsidRPr="00E6176F">
        <w:rPr>
          <w:rStyle w:val="FootnoteTextChar"/>
          <w:sz w:val="20"/>
          <w:szCs w:val="24"/>
          <w:rPrChange w:id="543" w:author="Robert Stine" w:date="2009-07-14T23:23:00Z">
            <w:rPr>
              <w:rStyle w:val="FootnoteTextChar"/>
              <w:sz w:val="24"/>
              <w:szCs w:val="24"/>
            </w:rPr>
          </w:rPrChange>
        </w:rPr>
        <w:t xml:space="preserve"> The JMP software shows a bar chart for categorical data such as the industry codes, rather than a histogram.</w:t>
      </w:r>
    </w:p>
  </w:footnote>
  <w:footnote w:id="34">
    <w:p w:rsidR="00351443" w:rsidRPr="00BA69BC" w:rsidRDefault="00351443" w:rsidP="000D2384">
      <w:pPr>
        <w:pStyle w:val="BodyText"/>
        <w:rPr>
          <w:rStyle w:val="FootnoteTextChar"/>
        </w:rPr>
      </w:pPr>
      <w:r w:rsidRPr="00BA69BC">
        <w:rPr>
          <w:rStyle w:val="FootnoteReference"/>
          <w:sz w:val="28"/>
          <w:szCs w:val="28"/>
        </w:rPr>
        <w:footnoteRef/>
      </w:r>
      <w:r w:rsidRPr="00BA69BC">
        <w:rPr>
          <w:rStyle w:val="FootnoteTextChar"/>
          <w:sz w:val="24"/>
          <w:szCs w:val="24"/>
        </w:rPr>
        <w:t xml:space="preserve"> The following plot is obtained using Analyze &gt; Fit Y by X, selecting Log10TotalComp as Y and Industry as</w:t>
      </w:r>
      <w:r>
        <w:rPr>
          <w:rStyle w:val="FootnoteTextChar"/>
          <w:sz w:val="24"/>
          <w:szCs w:val="24"/>
        </w:rPr>
        <w:t xml:space="preserve"> X. To show the </w:t>
      </w:r>
      <w:proofErr w:type="spellStart"/>
      <w:r>
        <w:rPr>
          <w:rStyle w:val="FootnoteTextChar"/>
          <w:sz w:val="24"/>
          <w:szCs w:val="24"/>
        </w:rPr>
        <w:t>boxplots</w:t>
      </w:r>
      <w:proofErr w:type="spellEnd"/>
      <w:r>
        <w:rPr>
          <w:rStyle w:val="FootnoteTextChar"/>
          <w:sz w:val="24"/>
          <w:szCs w:val="24"/>
        </w:rPr>
        <w:t xml:space="preserve">, </w:t>
      </w:r>
      <w:r w:rsidRPr="00BA69BC">
        <w:rPr>
          <w:rStyle w:val="FootnoteTextChar"/>
          <w:sz w:val="24"/>
          <w:szCs w:val="24"/>
        </w:rPr>
        <w:t xml:space="preserve">click </w:t>
      </w:r>
      <w:proofErr w:type="gramStart"/>
      <w:r w:rsidRPr="00BA69BC">
        <w:rPr>
          <w:rStyle w:val="FootnoteTextChar"/>
          <w:sz w:val="24"/>
          <w:szCs w:val="24"/>
        </w:rPr>
        <w:t xml:space="preserve">the </w:t>
      </w:r>
      <w:r>
        <w:rPr>
          <w:rStyle w:val="FootnoteTextChar"/>
          <w:sz w:val="24"/>
          <w:szCs w:val="24"/>
        </w:rPr>
        <w:t xml:space="preserve"> red</w:t>
      </w:r>
      <w:proofErr w:type="gramEnd"/>
      <w:r>
        <w:rPr>
          <w:rStyle w:val="FootnoteTextChar"/>
          <w:sz w:val="24"/>
          <w:szCs w:val="24"/>
        </w:rPr>
        <w:t xml:space="preserve"> triangle</w:t>
      </w:r>
      <w:r w:rsidRPr="00BA69BC">
        <w:rPr>
          <w:rStyle w:val="FootnoteTextChar"/>
          <w:sz w:val="24"/>
          <w:szCs w:val="24"/>
        </w:rPr>
        <w:t xml:space="preserve"> and select </w:t>
      </w:r>
      <w:proofErr w:type="spellStart"/>
      <w:r w:rsidRPr="00BA69BC">
        <w:rPr>
          <w:rStyle w:val="FootnoteTextChar"/>
          <w:sz w:val="24"/>
          <w:szCs w:val="24"/>
        </w:rPr>
        <w:t>Boxplots</w:t>
      </w:r>
      <w:proofErr w:type="spellEnd"/>
      <w:r w:rsidRPr="00BA69BC">
        <w:rPr>
          <w:rStyle w:val="FootnoteTextChar"/>
          <w:sz w:val="24"/>
          <w:szCs w:val="24"/>
        </w:rPr>
        <w:t xml:space="preserve"> under Display Options.</w:t>
      </w:r>
      <w:r>
        <w:rPr>
          <w:rStyle w:val="FootnoteTextChar"/>
          <w:sz w:val="24"/>
          <w:szCs w:val="24"/>
        </w:rPr>
        <w:t xml:space="preserve"> The widths are proportional to the frequencies.</w:t>
      </w:r>
    </w:p>
  </w:footnote>
  <w:footnote w:id="35">
    <w:p w:rsidR="00814260" w:rsidRDefault="00814260">
      <w:pPr>
        <w:pStyle w:val="FootnoteText"/>
      </w:pPr>
      <w:ins w:id="563" w:author="Robert Stine" w:date="2009-07-17T15:44:00Z">
        <w:r>
          <w:rPr>
            <w:rStyle w:val="FootnoteReference"/>
          </w:rPr>
          <w:footnoteRef/>
        </w:r>
        <w:r>
          <w:t xml:space="preserve"> We call these data </w:t>
        </w:r>
        <w:r>
          <w:t>“</w:t>
        </w:r>
      </w:ins>
      <w:ins w:id="564" w:author="Robert Stine" w:date="2009-07-17T15:45:00Z">
        <w:r>
          <w:t xml:space="preserve">passenger </w:t>
        </w:r>
      </w:ins>
      <w:ins w:id="565" w:author="Robert Stine" w:date="2009-07-17T15:44:00Z">
        <w:r>
          <w:t>demand</w:t>
        </w:r>
        <w:r>
          <w:t>”</w:t>
        </w:r>
        <w:r>
          <w:t xml:space="preserve">, but they </w:t>
        </w:r>
      </w:ins>
      <w:ins w:id="566" w:author="Robert Stine" w:date="2009-07-17T15:45:00Z">
        <w:r>
          <w:t xml:space="preserve">actually </w:t>
        </w:r>
      </w:ins>
      <w:ins w:id="567" w:author="Robert Stine" w:date="2009-07-17T15:44:00Z">
        <w:r>
          <w:t>measure consumption.</w:t>
        </w:r>
      </w:ins>
    </w:p>
  </w:footnote>
  <w:footnote w:id="36">
    <w:p w:rsidR="00351443" w:rsidRPr="00D37353" w:rsidRDefault="00351443" w:rsidP="000D2384">
      <w:pPr>
        <w:pStyle w:val="FootnoteText"/>
      </w:pPr>
      <w:r w:rsidRPr="00D37353">
        <w:rPr>
          <w:rStyle w:val="FootnoteReference"/>
          <w:sz w:val="28"/>
          <w:szCs w:val="28"/>
        </w:rPr>
        <w:footnoteRef/>
      </w:r>
      <w:r w:rsidRPr="00D37353">
        <w:t xml:space="preserve"> To do this in JMP, use plot linking with Analyze &gt; Distribution of Month on JMP.</w:t>
      </w:r>
    </w:p>
  </w:footnote>
  <w:footnote w:id="37">
    <w:p w:rsidR="00351443" w:rsidRPr="00D71700" w:rsidRDefault="00351443" w:rsidP="000D2384">
      <w:pPr>
        <w:pStyle w:val="FootnoteText"/>
      </w:pPr>
      <w:r w:rsidRPr="00D71700">
        <w:rPr>
          <w:rStyle w:val="FootnoteReference"/>
          <w:sz w:val="28"/>
          <w:szCs w:val="28"/>
        </w:rPr>
        <w:footnoteRef/>
      </w:r>
      <w:r w:rsidRPr="00D71700">
        <w:t xml:space="preserve"> This can be obtained using Analyze &gt; Distribution with </w:t>
      </w:r>
      <w:proofErr w:type="spellStart"/>
      <w:r w:rsidRPr="00D71700">
        <w:t>RelChange</w:t>
      </w:r>
      <w:proofErr w:type="spellEnd"/>
      <w:r w:rsidRPr="00D71700">
        <w:t xml:space="preserve"> selected as Y and Month selected for By</w:t>
      </w:r>
      <w:ins w:id="610" w:author="Robert Stine" w:date="2009-07-17T15:49:00Z">
        <w:r w:rsidR="00814260">
          <w:t xml:space="preserve">, or click the red triangle above the comparison </w:t>
        </w:r>
        <w:proofErr w:type="spellStart"/>
        <w:r w:rsidR="00814260">
          <w:t>boxplots</w:t>
        </w:r>
        <w:proofErr w:type="spellEnd"/>
        <w:r w:rsidR="00814260">
          <w:t xml:space="preserve"> and choose the item </w:t>
        </w:r>
        <w:r w:rsidR="00814260">
          <w:t>“</w:t>
        </w:r>
        <w:r w:rsidR="00814260">
          <w:t>Means and Std Dev</w:t>
        </w:r>
        <w:r w:rsidR="00814260">
          <w:t>”</w:t>
        </w:r>
      </w:ins>
      <w:ins w:id="611" w:author="Robert Stine" w:date="2009-07-17T15:50:00Z">
        <w:r w:rsidR="00814260">
          <w:t>.</w:t>
        </w:r>
      </w:ins>
      <w:del w:id="612" w:author="Robert Stine" w:date="2009-07-17T15:49:00Z">
        <w:r w:rsidRPr="00D71700" w:rsidDel="00814260">
          <w:delText>.</w:delText>
        </w:r>
      </w:del>
    </w:p>
  </w:footnote>
  <w:footnote w:id="38">
    <w:p w:rsidR="00814260" w:rsidRDefault="00814260">
      <w:pPr>
        <w:pStyle w:val="FootnoteText"/>
      </w:pPr>
      <w:ins w:id="614" w:author="Robert Stine" w:date="2009-07-17T15:51:00Z">
        <w:r>
          <w:rPr>
            <w:rStyle w:val="FootnoteReference"/>
          </w:rPr>
          <w:footnoteRef/>
        </w:r>
        <w:r>
          <w:t xml:space="preserve"> Some other patterns can be found if you dig deeper.  For example, what patterns are hidden by the </w:t>
        </w:r>
        <w:proofErr w:type="spellStart"/>
        <w:r>
          <w:t>boxplots</w:t>
        </w:r>
        <w:proofErr w:type="spellEnd"/>
        <w:r>
          <w:t xml:space="preserve"> shown on this page?</w:t>
        </w:r>
      </w:ins>
    </w:p>
  </w:footnote>
</w:footnotes>
</file>

<file path=word/header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351443" w:rsidRDefault="00351443">
    <w:pPr>
      <w:framePr w:wrap="around" w:vAnchor="text" w:hAnchor="margin" w:xAlign="right" w:y="1"/>
    </w:pPr>
    <w:r>
      <w:fldChar w:fldCharType="begin"/>
    </w:r>
    <w:r>
      <w:instrText xml:space="preserve">PAGE  </w:instrText>
    </w:r>
    <w:r>
      <w:fldChar w:fldCharType="end"/>
    </w:r>
  </w:p>
  <w:p w:rsidR="00351443" w:rsidRDefault="00351443">
    <w:pPr>
      <w:ind w:right="360"/>
    </w:pPr>
  </w:p>
</w:hdr>
</file>

<file path=word/header2.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351443" w:rsidRPr="005A16C8" w:rsidRDefault="00351443" w:rsidP="000D2384">
    <w:pPr>
      <w:rPr>
        <w:lang w:val="fr-FR"/>
      </w:rPr>
    </w:pPr>
    <w:r>
      <w:rPr>
        <w:lang w:val="fr-FR"/>
      </w:rPr>
      <w:t xml:space="preserve">Module 2: </w:t>
    </w:r>
    <w:proofErr w:type="spellStart"/>
    <w:r>
      <w:rPr>
        <w:lang w:val="fr-FR"/>
      </w:rPr>
      <w:t>Finding</w:t>
    </w:r>
    <w:proofErr w:type="spellEnd"/>
    <w:r>
      <w:rPr>
        <w:lang w:val="fr-FR"/>
      </w:rPr>
      <w:t xml:space="preserve"> Structure in Data  </w:t>
    </w:r>
    <w:r>
      <w:rPr>
        <w:lang w:val="fr-FR"/>
      </w:rPr>
      <w:tab/>
    </w:r>
    <w:r>
      <w:rPr>
        <w:lang w:val="fr-FR"/>
      </w:rPr>
      <w:tab/>
    </w:r>
    <w:r>
      <w:rPr>
        <w:lang w:val="fr-FR"/>
      </w:rPr>
      <w:tab/>
    </w:r>
    <w:r>
      <w:rPr>
        <w:lang w:val="fr-FR"/>
      </w:rPr>
      <w:tab/>
    </w:r>
    <w:r>
      <w:rPr>
        <w:lang w:val="fr-FR"/>
      </w:rPr>
      <w:tab/>
    </w:r>
    <w:r>
      <w:rPr>
        <w:lang w:val="fr-FR"/>
      </w:rPr>
      <w:tab/>
    </w:r>
    <w:r>
      <w:rPr>
        <w:lang w:val="fr-FR"/>
      </w:rPr>
      <w:tab/>
    </w:r>
    <w:r>
      <w:rPr>
        <w:lang w:val="fr-FR"/>
      </w:rPr>
      <w:tab/>
    </w:r>
    <w:r>
      <w:rPr>
        <w:lang w:val="fr-FR"/>
      </w:rPr>
      <w:tab/>
    </w:r>
    <w:r>
      <w:rPr>
        <w:lang w:val="fr-FR"/>
      </w:rPr>
      <w:tab/>
      <w:t xml:space="preserve">            </w:t>
    </w:r>
    <w:proofErr w:type="spellStart"/>
    <w:r>
      <w:rPr>
        <w:lang w:val="fr-FR"/>
      </w:rPr>
      <w:t>Statistics</w:t>
    </w:r>
    <w:proofErr w:type="spellEnd"/>
    <w:r>
      <w:rPr>
        <w:lang w:val="fr-FR"/>
      </w:rPr>
      <w:t xml:space="preserve"> 603, August 2009</w:t>
    </w:r>
  </w:p>
  <w:p w:rsidR="00351443" w:rsidRPr="005A16C8" w:rsidRDefault="00351443">
    <w:pPr>
      <w:rPr>
        <w:lang w:val="fr-FR"/>
      </w:rPr>
    </w:pPr>
    <w:r w:rsidRPr="005A16C8">
      <w:rPr>
        <w:lang w:val="fr-FR"/>
      </w:rPr>
      <w:t xml:space="preserve">   </w:t>
    </w:r>
  </w:p>
</w:hdr>
</file>

<file path=word/header3.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tbl>
    <w:tblPr>
      <w:tblW w:w="9558" w:type="dxa"/>
      <w:tblLook w:val="0000"/>
    </w:tblPr>
    <w:tblGrid>
      <w:gridCol w:w="1648"/>
      <w:gridCol w:w="7910"/>
    </w:tblGrid>
    <w:tr w:rsidR="00351443">
      <w:tc>
        <w:tcPr>
          <w:tcW w:w="1648" w:type="dxa"/>
          <w:vAlign w:val="center"/>
        </w:tcPr>
        <w:p w:rsidR="00351443" w:rsidRDefault="00351443"/>
      </w:tc>
      <w:tc>
        <w:tcPr>
          <w:tcW w:w="7910" w:type="dxa"/>
          <w:vAlign w:val="center"/>
        </w:tcPr>
        <w:p w:rsidR="00351443" w:rsidRDefault="00351443">
          <w:pPr>
            <w:jc w:val="both"/>
            <w:rPr>
              <w:sz w:val="28"/>
            </w:rPr>
          </w:pPr>
        </w:p>
      </w:tc>
    </w:tr>
    <w:tr w:rsidR="00351443">
      <w:tc>
        <w:tcPr>
          <w:tcW w:w="9558" w:type="dxa"/>
          <w:gridSpan w:val="2"/>
          <w:vAlign w:val="center"/>
        </w:tcPr>
        <w:p w:rsidR="00351443" w:rsidRDefault="00351443" w:rsidP="000D2384">
          <w:pPr>
            <w:pStyle w:val="Heading2"/>
          </w:pPr>
          <w:r>
            <w:rPr>
              <w:noProof/>
            </w:rPr>
            <w:drawing>
              <wp:anchor distT="0" distB="0" distL="114300" distR="114300" simplePos="0" relativeHeight="251657216" behindDoc="0" locked="0" layoutInCell="1" allowOverlap="1">
                <wp:simplePos x="0" y="0"/>
                <wp:positionH relativeFrom="column">
                  <wp:posOffset>-62865</wp:posOffset>
                </wp:positionH>
                <wp:positionV relativeFrom="paragraph">
                  <wp:posOffset>26670</wp:posOffset>
                </wp:positionV>
                <wp:extent cx="2082800" cy="518160"/>
                <wp:effectExtent l="25400" t="0" r="0" b="0"/>
                <wp:wrapNone/>
                <wp:docPr id="5" name="Picture 2" descr="LT_red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T_redblue"/>
                        <pic:cNvPicPr>
                          <a:picLocks noChangeAspect="1" noChangeArrowheads="1"/>
                        </pic:cNvPicPr>
                      </pic:nvPicPr>
                      <pic:blipFill>
                        <a:blip r:embed="rId1"/>
                        <a:srcRect/>
                        <a:stretch>
                          <a:fillRect/>
                        </a:stretch>
                      </pic:blipFill>
                      <pic:spPr bwMode="auto">
                        <a:xfrm>
                          <a:off x="0" y="0"/>
                          <a:ext cx="2082800" cy="518160"/>
                        </a:xfrm>
                        <a:prstGeom prst="rect">
                          <a:avLst/>
                        </a:prstGeom>
                        <a:noFill/>
                        <a:ln w="9525">
                          <a:noFill/>
                          <a:miter lim="800000"/>
                          <a:headEnd/>
                          <a:tailEnd/>
                        </a:ln>
                      </pic:spPr>
                    </pic:pic>
                  </a:graphicData>
                </a:graphic>
              </wp:anchor>
            </w:drawing>
          </w:r>
        </w:p>
      </w:tc>
    </w:tr>
  </w:tbl>
  <w:p w:rsidR="00351443" w:rsidRDefault="00351443"/>
  <w:p w:rsidR="00351443" w:rsidRDefault="00351443">
    <w:pPr>
      <w:jc w:val="right"/>
    </w:pPr>
  </w:p>
</w:hdr>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4B364C8"/>
    <w:multiLevelType w:val="hybridMultilevel"/>
    <w:tmpl w:val="4704F36E"/>
    <w:lvl w:ilvl="0" w:tplc="A4000A1A">
      <w:start w:val="1"/>
      <w:numFmt w:val="bullet"/>
      <w:lvlText w:val=""/>
      <w:lvlJc w:val="left"/>
      <w:pPr>
        <w:tabs>
          <w:tab w:val="num" w:pos="360"/>
        </w:tabs>
        <w:ind w:left="360" w:hanging="360"/>
      </w:pPr>
      <w:rPr>
        <w:rFonts w:ascii="Symbol" w:hAnsi="Symbol" w:hint="default"/>
        <w:sz w:val="24"/>
        <w:szCs w:val="24"/>
      </w:rPr>
    </w:lvl>
    <w:lvl w:ilvl="1" w:tplc="04090003" w:tentative="1">
      <w:start w:val="1"/>
      <w:numFmt w:val="bullet"/>
      <w:lvlText w:val="o"/>
      <w:lvlJc w:val="left"/>
      <w:pPr>
        <w:tabs>
          <w:tab w:val="num" w:pos="936"/>
        </w:tabs>
        <w:ind w:left="936" w:hanging="360"/>
      </w:pPr>
      <w:rPr>
        <w:rFonts w:ascii="Courier New" w:hAnsi="Courier New" w:cs="Wingdings" w:hint="default"/>
      </w:rPr>
    </w:lvl>
    <w:lvl w:ilvl="2" w:tplc="04090005" w:tentative="1">
      <w:start w:val="1"/>
      <w:numFmt w:val="bullet"/>
      <w:lvlText w:val=""/>
      <w:lvlJc w:val="left"/>
      <w:pPr>
        <w:tabs>
          <w:tab w:val="num" w:pos="1656"/>
        </w:tabs>
        <w:ind w:left="1656" w:hanging="360"/>
      </w:pPr>
      <w:rPr>
        <w:rFonts w:ascii="Wingdings" w:hAnsi="Wingdings" w:hint="default"/>
      </w:rPr>
    </w:lvl>
    <w:lvl w:ilvl="3" w:tplc="04090001" w:tentative="1">
      <w:start w:val="1"/>
      <w:numFmt w:val="bullet"/>
      <w:lvlText w:val=""/>
      <w:lvlJc w:val="left"/>
      <w:pPr>
        <w:tabs>
          <w:tab w:val="num" w:pos="2376"/>
        </w:tabs>
        <w:ind w:left="2376" w:hanging="360"/>
      </w:pPr>
      <w:rPr>
        <w:rFonts w:ascii="Symbol" w:hAnsi="Symbol" w:hint="default"/>
      </w:rPr>
    </w:lvl>
    <w:lvl w:ilvl="4" w:tplc="04090003" w:tentative="1">
      <w:start w:val="1"/>
      <w:numFmt w:val="bullet"/>
      <w:lvlText w:val="o"/>
      <w:lvlJc w:val="left"/>
      <w:pPr>
        <w:tabs>
          <w:tab w:val="num" w:pos="3096"/>
        </w:tabs>
        <w:ind w:left="3096" w:hanging="360"/>
      </w:pPr>
      <w:rPr>
        <w:rFonts w:ascii="Courier New" w:hAnsi="Courier New" w:cs="Wingdings" w:hint="default"/>
      </w:rPr>
    </w:lvl>
    <w:lvl w:ilvl="5" w:tplc="04090005" w:tentative="1">
      <w:start w:val="1"/>
      <w:numFmt w:val="bullet"/>
      <w:lvlText w:val=""/>
      <w:lvlJc w:val="left"/>
      <w:pPr>
        <w:tabs>
          <w:tab w:val="num" w:pos="3816"/>
        </w:tabs>
        <w:ind w:left="3816" w:hanging="360"/>
      </w:pPr>
      <w:rPr>
        <w:rFonts w:ascii="Wingdings" w:hAnsi="Wingdings" w:hint="default"/>
      </w:rPr>
    </w:lvl>
    <w:lvl w:ilvl="6" w:tplc="04090001" w:tentative="1">
      <w:start w:val="1"/>
      <w:numFmt w:val="bullet"/>
      <w:lvlText w:val=""/>
      <w:lvlJc w:val="left"/>
      <w:pPr>
        <w:tabs>
          <w:tab w:val="num" w:pos="4536"/>
        </w:tabs>
        <w:ind w:left="4536" w:hanging="360"/>
      </w:pPr>
      <w:rPr>
        <w:rFonts w:ascii="Symbol" w:hAnsi="Symbol" w:hint="default"/>
      </w:rPr>
    </w:lvl>
    <w:lvl w:ilvl="7" w:tplc="04090003" w:tentative="1">
      <w:start w:val="1"/>
      <w:numFmt w:val="bullet"/>
      <w:lvlText w:val="o"/>
      <w:lvlJc w:val="left"/>
      <w:pPr>
        <w:tabs>
          <w:tab w:val="num" w:pos="5256"/>
        </w:tabs>
        <w:ind w:left="5256" w:hanging="360"/>
      </w:pPr>
      <w:rPr>
        <w:rFonts w:ascii="Courier New" w:hAnsi="Courier New" w:cs="Wingdings" w:hint="default"/>
      </w:rPr>
    </w:lvl>
    <w:lvl w:ilvl="8" w:tplc="04090005" w:tentative="1">
      <w:start w:val="1"/>
      <w:numFmt w:val="bullet"/>
      <w:lvlText w:val=""/>
      <w:lvlJc w:val="left"/>
      <w:pPr>
        <w:tabs>
          <w:tab w:val="num" w:pos="5976"/>
        </w:tabs>
        <w:ind w:left="5976" w:hanging="360"/>
      </w:pPr>
      <w:rPr>
        <w:rFonts w:ascii="Wingdings" w:hAnsi="Wingdings" w:hint="default"/>
      </w:rPr>
    </w:lvl>
  </w:abstractNum>
  <w:abstractNum w:abstractNumId="1">
    <w:nsid w:val="08612890"/>
    <w:multiLevelType w:val="hybridMultilevel"/>
    <w:tmpl w:val="C1A21622"/>
    <w:lvl w:ilvl="0" w:tplc="D84EC54E">
      <w:start w:val="1"/>
      <w:numFmt w:val="bullet"/>
      <w:lvlText w:val="-"/>
      <w:lvlJc w:val="left"/>
      <w:pPr>
        <w:tabs>
          <w:tab w:val="num" w:pos="360"/>
        </w:tabs>
        <w:ind w:left="3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C210FD"/>
    <w:multiLevelType w:val="hybridMultilevel"/>
    <w:tmpl w:val="E17E3B6A"/>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Wingdings"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Wingdings"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Wingdings"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3">
    <w:nsid w:val="15CC6AFE"/>
    <w:multiLevelType w:val="hybridMultilevel"/>
    <w:tmpl w:val="A4EA444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77F1422"/>
    <w:multiLevelType w:val="hybridMultilevel"/>
    <w:tmpl w:val="E74AB5BC"/>
    <w:lvl w:ilvl="0" w:tplc="A4000A1A">
      <w:start w:val="1"/>
      <w:numFmt w:val="bullet"/>
      <w:lvlText w:val=""/>
      <w:lvlJc w:val="left"/>
      <w:pPr>
        <w:tabs>
          <w:tab w:val="num" w:pos="360"/>
        </w:tabs>
        <w:ind w:left="360" w:hanging="360"/>
      </w:pPr>
      <w:rPr>
        <w:rFonts w:ascii="Symbol" w:hAnsi="Symbol" w:hint="default"/>
        <w:sz w:val="24"/>
        <w:szCs w:val="24"/>
      </w:rPr>
    </w:lvl>
    <w:lvl w:ilvl="1" w:tplc="04090003" w:tentative="1">
      <w:start w:val="1"/>
      <w:numFmt w:val="bullet"/>
      <w:lvlText w:val="o"/>
      <w:lvlJc w:val="left"/>
      <w:pPr>
        <w:tabs>
          <w:tab w:val="num" w:pos="936"/>
        </w:tabs>
        <w:ind w:left="936" w:hanging="360"/>
      </w:pPr>
      <w:rPr>
        <w:rFonts w:ascii="Courier New" w:hAnsi="Courier New" w:cs="Wingdings" w:hint="default"/>
      </w:rPr>
    </w:lvl>
    <w:lvl w:ilvl="2" w:tplc="04090005" w:tentative="1">
      <w:start w:val="1"/>
      <w:numFmt w:val="bullet"/>
      <w:lvlText w:val=""/>
      <w:lvlJc w:val="left"/>
      <w:pPr>
        <w:tabs>
          <w:tab w:val="num" w:pos="1656"/>
        </w:tabs>
        <w:ind w:left="1656" w:hanging="360"/>
      </w:pPr>
      <w:rPr>
        <w:rFonts w:ascii="Wingdings" w:hAnsi="Wingdings" w:hint="default"/>
      </w:rPr>
    </w:lvl>
    <w:lvl w:ilvl="3" w:tplc="04090001" w:tentative="1">
      <w:start w:val="1"/>
      <w:numFmt w:val="bullet"/>
      <w:lvlText w:val=""/>
      <w:lvlJc w:val="left"/>
      <w:pPr>
        <w:tabs>
          <w:tab w:val="num" w:pos="2376"/>
        </w:tabs>
        <w:ind w:left="2376" w:hanging="360"/>
      </w:pPr>
      <w:rPr>
        <w:rFonts w:ascii="Symbol" w:hAnsi="Symbol" w:hint="default"/>
      </w:rPr>
    </w:lvl>
    <w:lvl w:ilvl="4" w:tplc="04090003" w:tentative="1">
      <w:start w:val="1"/>
      <w:numFmt w:val="bullet"/>
      <w:lvlText w:val="o"/>
      <w:lvlJc w:val="left"/>
      <w:pPr>
        <w:tabs>
          <w:tab w:val="num" w:pos="3096"/>
        </w:tabs>
        <w:ind w:left="3096" w:hanging="360"/>
      </w:pPr>
      <w:rPr>
        <w:rFonts w:ascii="Courier New" w:hAnsi="Courier New" w:cs="Wingdings" w:hint="default"/>
      </w:rPr>
    </w:lvl>
    <w:lvl w:ilvl="5" w:tplc="04090005" w:tentative="1">
      <w:start w:val="1"/>
      <w:numFmt w:val="bullet"/>
      <w:lvlText w:val=""/>
      <w:lvlJc w:val="left"/>
      <w:pPr>
        <w:tabs>
          <w:tab w:val="num" w:pos="3816"/>
        </w:tabs>
        <w:ind w:left="3816" w:hanging="360"/>
      </w:pPr>
      <w:rPr>
        <w:rFonts w:ascii="Wingdings" w:hAnsi="Wingdings" w:hint="default"/>
      </w:rPr>
    </w:lvl>
    <w:lvl w:ilvl="6" w:tplc="04090001" w:tentative="1">
      <w:start w:val="1"/>
      <w:numFmt w:val="bullet"/>
      <w:lvlText w:val=""/>
      <w:lvlJc w:val="left"/>
      <w:pPr>
        <w:tabs>
          <w:tab w:val="num" w:pos="4536"/>
        </w:tabs>
        <w:ind w:left="4536" w:hanging="360"/>
      </w:pPr>
      <w:rPr>
        <w:rFonts w:ascii="Symbol" w:hAnsi="Symbol" w:hint="default"/>
      </w:rPr>
    </w:lvl>
    <w:lvl w:ilvl="7" w:tplc="04090003" w:tentative="1">
      <w:start w:val="1"/>
      <w:numFmt w:val="bullet"/>
      <w:lvlText w:val="o"/>
      <w:lvlJc w:val="left"/>
      <w:pPr>
        <w:tabs>
          <w:tab w:val="num" w:pos="5256"/>
        </w:tabs>
        <w:ind w:left="5256" w:hanging="360"/>
      </w:pPr>
      <w:rPr>
        <w:rFonts w:ascii="Courier New" w:hAnsi="Courier New" w:cs="Wingdings" w:hint="default"/>
      </w:rPr>
    </w:lvl>
    <w:lvl w:ilvl="8" w:tplc="04090005" w:tentative="1">
      <w:start w:val="1"/>
      <w:numFmt w:val="bullet"/>
      <w:lvlText w:val=""/>
      <w:lvlJc w:val="left"/>
      <w:pPr>
        <w:tabs>
          <w:tab w:val="num" w:pos="5976"/>
        </w:tabs>
        <w:ind w:left="5976" w:hanging="360"/>
      </w:pPr>
      <w:rPr>
        <w:rFonts w:ascii="Wingdings" w:hAnsi="Wingdings" w:hint="default"/>
      </w:rPr>
    </w:lvl>
  </w:abstractNum>
  <w:abstractNum w:abstractNumId="5">
    <w:nsid w:val="18F46EB0"/>
    <w:multiLevelType w:val="hybridMultilevel"/>
    <w:tmpl w:val="45F88668"/>
    <w:lvl w:ilvl="0" w:tplc="D84EC54E">
      <w:start w:val="1"/>
      <w:numFmt w:val="bullet"/>
      <w:lvlText w:val="-"/>
      <w:lvlJc w:val="left"/>
      <w:pPr>
        <w:tabs>
          <w:tab w:val="num" w:pos="720"/>
        </w:tabs>
        <w:ind w:left="720" w:hanging="360"/>
      </w:pPr>
      <w:rPr>
        <w:rFonts w:ascii="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97C69BB"/>
    <w:multiLevelType w:val="hybridMultilevel"/>
    <w:tmpl w:val="EC3EBE1E"/>
    <w:lvl w:ilvl="0" w:tplc="D84EC54E">
      <w:start w:val="1"/>
      <w:numFmt w:val="bullet"/>
      <w:lvlText w:val="-"/>
      <w:lvlJc w:val="left"/>
      <w:pPr>
        <w:tabs>
          <w:tab w:val="num" w:pos="720"/>
        </w:tabs>
        <w:ind w:left="720" w:hanging="360"/>
      </w:pPr>
      <w:rPr>
        <w:rFonts w:ascii="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Wingdings"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Wingdings"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19D12E43"/>
    <w:multiLevelType w:val="hybridMultilevel"/>
    <w:tmpl w:val="6F1C0C16"/>
    <w:lvl w:ilvl="0" w:tplc="A4000A1A">
      <w:start w:val="1"/>
      <w:numFmt w:val="bullet"/>
      <w:lvlText w:val=""/>
      <w:lvlJc w:val="left"/>
      <w:pPr>
        <w:tabs>
          <w:tab w:val="num" w:pos="360"/>
        </w:tabs>
        <w:ind w:left="360" w:hanging="360"/>
      </w:pPr>
      <w:rPr>
        <w:rFonts w:ascii="Symbol" w:hAnsi="Symbol" w:hint="default"/>
        <w:sz w:val="24"/>
        <w:szCs w:val="24"/>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A7078F6"/>
    <w:multiLevelType w:val="hybridMultilevel"/>
    <w:tmpl w:val="EBC47E76"/>
    <w:lvl w:ilvl="0" w:tplc="A4000A1A">
      <w:start w:val="1"/>
      <w:numFmt w:val="bullet"/>
      <w:lvlText w:val=""/>
      <w:lvlJc w:val="left"/>
      <w:pPr>
        <w:tabs>
          <w:tab w:val="num" w:pos="360"/>
        </w:tabs>
        <w:ind w:left="360" w:hanging="360"/>
      </w:pPr>
      <w:rPr>
        <w:rFonts w:ascii="Symbol" w:hAnsi="Symbol" w:hint="default"/>
        <w:sz w:val="24"/>
        <w:szCs w:val="24"/>
      </w:rPr>
    </w:lvl>
    <w:lvl w:ilvl="1" w:tplc="04090003" w:tentative="1">
      <w:start w:val="1"/>
      <w:numFmt w:val="bullet"/>
      <w:lvlText w:val="o"/>
      <w:lvlJc w:val="left"/>
      <w:pPr>
        <w:tabs>
          <w:tab w:val="num" w:pos="936"/>
        </w:tabs>
        <w:ind w:left="936" w:hanging="360"/>
      </w:pPr>
      <w:rPr>
        <w:rFonts w:ascii="Courier New" w:hAnsi="Courier New" w:cs="Wingdings" w:hint="default"/>
      </w:rPr>
    </w:lvl>
    <w:lvl w:ilvl="2" w:tplc="04090005" w:tentative="1">
      <w:start w:val="1"/>
      <w:numFmt w:val="bullet"/>
      <w:lvlText w:val=""/>
      <w:lvlJc w:val="left"/>
      <w:pPr>
        <w:tabs>
          <w:tab w:val="num" w:pos="1656"/>
        </w:tabs>
        <w:ind w:left="1656" w:hanging="360"/>
      </w:pPr>
      <w:rPr>
        <w:rFonts w:ascii="Wingdings" w:hAnsi="Wingdings" w:hint="default"/>
      </w:rPr>
    </w:lvl>
    <w:lvl w:ilvl="3" w:tplc="04090001" w:tentative="1">
      <w:start w:val="1"/>
      <w:numFmt w:val="bullet"/>
      <w:lvlText w:val=""/>
      <w:lvlJc w:val="left"/>
      <w:pPr>
        <w:tabs>
          <w:tab w:val="num" w:pos="2376"/>
        </w:tabs>
        <w:ind w:left="2376" w:hanging="360"/>
      </w:pPr>
      <w:rPr>
        <w:rFonts w:ascii="Symbol" w:hAnsi="Symbol" w:hint="default"/>
      </w:rPr>
    </w:lvl>
    <w:lvl w:ilvl="4" w:tplc="04090003" w:tentative="1">
      <w:start w:val="1"/>
      <w:numFmt w:val="bullet"/>
      <w:lvlText w:val="o"/>
      <w:lvlJc w:val="left"/>
      <w:pPr>
        <w:tabs>
          <w:tab w:val="num" w:pos="3096"/>
        </w:tabs>
        <w:ind w:left="3096" w:hanging="360"/>
      </w:pPr>
      <w:rPr>
        <w:rFonts w:ascii="Courier New" w:hAnsi="Courier New" w:cs="Wingdings" w:hint="default"/>
      </w:rPr>
    </w:lvl>
    <w:lvl w:ilvl="5" w:tplc="04090005" w:tentative="1">
      <w:start w:val="1"/>
      <w:numFmt w:val="bullet"/>
      <w:lvlText w:val=""/>
      <w:lvlJc w:val="left"/>
      <w:pPr>
        <w:tabs>
          <w:tab w:val="num" w:pos="3816"/>
        </w:tabs>
        <w:ind w:left="3816" w:hanging="360"/>
      </w:pPr>
      <w:rPr>
        <w:rFonts w:ascii="Wingdings" w:hAnsi="Wingdings" w:hint="default"/>
      </w:rPr>
    </w:lvl>
    <w:lvl w:ilvl="6" w:tplc="04090001" w:tentative="1">
      <w:start w:val="1"/>
      <w:numFmt w:val="bullet"/>
      <w:lvlText w:val=""/>
      <w:lvlJc w:val="left"/>
      <w:pPr>
        <w:tabs>
          <w:tab w:val="num" w:pos="4536"/>
        </w:tabs>
        <w:ind w:left="4536" w:hanging="360"/>
      </w:pPr>
      <w:rPr>
        <w:rFonts w:ascii="Symbol" w:hAnsi="Symbol" w:hint="default"/>
      </w:rPr>
    </w:lvl>
    <w:lvl w:ilvl="7" w:tplc="04090003" w:tentative="1">
      <w:start w:val="1"/>
      <w:numFmt w:val="bullet"/>
      <w:lvlText w:val="o"/>
      <w:lvlJc w:val="left"/>
      <w:pPr>
        <w:tabs>
          <w:tab w:val="num" w:pos="5256"/>
        </w:tabs>
        <w:ind w:left="5256" w:hanging="360"/>
      </w:pPr>
      <w:rPr>
        <w:rFonts w:ascii="Courier New" w:hAnsi="Courier New" w:cs="Wingdings" w:hint="default"/>
      </w:rPr>
    </w:lvl>
    <w:lvl w:ilvl="8" w:tplc="04090005" w:tentative="1">
      <w:start w:val="1"/>
      <w:numFmt w:val="bullet"/>
      <w:lvlText w:val=""/>
      <w:lvlJc w:val="left"/>
      <w:pPr>
        <w:tabs>
          <w:tab w:val="num" w:pos="5976"/>
        </w:tabs>
        <w:ind w:left="5976" w:hanging="360"/>
      </w:pPr>
      <w:rPr>
        <w:rFonts w:ascii="Wingdings" w:hAnsi="Wingdings" w:hint="default"/>
      </w:rPr>
    </w:lvl>
  </w:abstractNum>
  <w:abstractNum w:abstractNumId="9">
    <w:nsid w:val="1BB10D90"/>
    <w:multiLevelType w:val="multilevel"/>
    <w:tmpl w:val="13226D4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20FB65E9"/>
    <w:multiLevelType w:val="hybridMultilevel"/>
    <w:tmpl w:val="728248A6"/>
    <w:lvl w:ilvl="0" w:tplc="5CB02464">
      <w:start w:val="1"/>
      <w:numFmt w:val="decimal"/>
      <w:lvlText w:val="%1."/>
      <w:lvlJc w:val="left"/>
      <w:pPr>
        <w:tabs>
          <w:tab w:val="num" w:pos="1080"/>
        </w:tabs>
        <w:ind w:left="1080" w:hanging="360"/>
      </w:pPr>
      <w:rPr>
        <w:rFonts w:ascii="Times New Roman" w:hAnsi="Times New Roman" w:hint="default"/>
        <w:b w:val="0"/>
        <w:i w:val="0"/>
        <w:sz w:val="24"/>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1">
    <w:nsid w:val="21224598"/>
    <w:multiLevelType w:val="hybridMultilevel"/>
    <w:tmpl w:val="60DE8564"/>
    <w:lvl w:ilvl="0" w:tplc="CD98DCE2">
      <w:start w:val="1"/>
      <w:numFmt w:val="bullet"/>
      <w:lvlText w:val=""/>
      <w:lvlJc w:val="left"/>
      <w:pPr>
        <w:tabs>
          <w:tab w:val="num" w:pos="360"/>
        </w:tabs>
        <w:ind w:left="360" w:hanging="360"/>
      </w:pPr>
      <w:rPr>
        <w:rFonts w:ascii="Symbol" w:hAnsi="Symbol" w:hint="default"/>
        <w:sz w:val="36"/>
        <w:szCs w:val="36"/>
      </w:rPr>
    </w:lvl>
    <w:lvl w:ilvl="1" w:tplc="04090003" w:tentative="1">
      <w:start w:val="1"/>
      <w:numFmt w:val="bullet"/>
      <w:lvlText w:val="o"/>
      <w:lvlJc w:val="left"/>
      <w:pPr>
        <w:tabs>
          <w:tab w:val="num" w:pos="936"/>
        </w:tabs>
        <w:ind w:left="936" w:hanging="360"/>
      </w:pPr>
      <w:rPr>
        <w:rFonts w:ascii="Courier New" w:hAnsi="Courier New" w:cs="Wingdings" w:hint="default"/>
      </w:rPr>
    </w:lvl>
    <w:lvl w:ilvl="2" w:tplc="04090005" w:tentative="1">
      <w:start w:val="1"/>
      <w:numFmt w:val="bullet"/>
      <w:lvlText w:val=""/>
      <w:lvlJc w:val="left"/>
      <w:pPr>
        <w:tabs>
          <w:tab w:val="num" w:pos="1656"/>
        </w:tabs>
        <w:ind w:left="1656" w:hanging="360"/>
      </w:pPr>
      <w:rPr>
        <w:rFonts w:ascii="Wingdings" w:hAnsi="Wingdings" w:hint="default"/>
      </w:rPr>
    </w:lvl>
    <w:lvl w:ilvl="3" w:tplc="04090001" w:tentative="1">
      <w:start w:val="1"/>
      <w:numFmt w:val="bullet"/>
      <w:lvlText w:val=""/>
      <w:lvlJc w:val="left"/>
      <w:pPr>
        <w:tabs>
          <w:tab w:val="num" w:pos="2376"/>
        </w:tabs>
        <w:ind w:left="2376" w:hanging="360"/>
      </w:pPr>
      <w:rPr>
        <w:rFonts w:ascii="Symbol" w:hAnsi="Symbol" w:hint="default"/>
      </w:rPr>
    </w:lvl>
    <w:lvl w:ilvl="4" w:tplc="04090003" w:tentative="1">
      <w:start w:val="1"/>
      <w:numFmt w:val="bullet"/>
      <w:lvlText w:val="o"/>
      <w:lvlJc w:val="left"/>
      <w:pPr>
        <w:tabs>
          <w:tab w:val="num" w:pos="3096"/>
        </w:tabs>
        <w:ind w:left="3096" w:hanging="360"/>
      </w:pPr>
      <w:rPr>
        <w:rFonts w:ascii="Courier New" w:hAnsi="Courier New" w:cs="Wingdings" w:hint="default"/>
      </w:rPr>
    </w:lvl>
    <w:lvl w:ilvl="5" w:tplc="04090005" w:tentative="1">
      <w:start w:val="1"/>
      <w:numFmt w:val="bullet"/>
      <w:lvlText w:val=""/>
      <w:lvlJc w:val="left"/>
      <w:pPr>
        <w:tabs>
          <w:tab w:val="num" w:pos="3816"/>
        </w:tabs>
        <w:ind w:left="3816" w:hanging="360"/>
      </w:pPr>
      <w:rPr>
        <w:rFonts w:ascii="Wingdings" w:hAnsi="Wingdings" w:hint="default"/>
      </w:rPr>
    </w:lvl>
    <w:lvl w:ilvl="6" w:tplc="04090001" w:tentative="1">
      <w:start w:val="1"/>
      <w:numFmt w:val="bullet"/>
      <w:lvlText w:val=""/>
      <w:lvlJc w:val="left"/>
      <w:pPr>
        <w:tabs>
          <w:tab w:val="num" w:pos="4536"/>
        </w:tabs>
        <w:ind w:left="4536" w:hanging="360"/>
      </w:pPr>
      <w:rPr>
        <w:rFonts w:ascii="Symbol" w:hAnsi="Symbol" w:hint="default"/>
      </w:rPr>
    </w:lvl>
    <w:lvl w:ilvl="7" w:tplc="04090003" w:tentative="1">
      <w:start w:val="1"/>
      <w:numFmt w:val="bullet"/>
      <w:lvlText w:val="o"/>
      <w:lvlJc w:val="left"/>
      <w:pPr>
        <w:tabs>
          <w:tab w:val="num" w:pos="5256"/>
        </w:tabs>
        <w:ind w:left="5256" w:hanging="360"/>
      </w:pPr>
      <w:rPr>
        <w:rFonts w:ascii="Courier New" w:hAnsi="Courier New" w:cs="Wingdings" w:hint="default"/>
      </w:rPr>
    </w:lvl>
    <w:lvl w:ilvl="8" w:tplc="04090005" w:tentative="1">
      <w:start w:val="1"/>
      <w:numFmt w:val="bullet"/>
      <w:lvlText w:val=""/>
      <w:lvlJc w:val="left"/>
      <w:pPr>
        <w:tabs>
          <w:tab w:val="num" w:pos="5976"/>
        </w:tabs>
        <w:ind w:left="5976" w:hanging="360"/>
      </w:pPr>
      <w:rPr>
        <w:rFonts w:ascii="Wingdings" w:hAnsi="Wingdings" w:hint="default"/>
      </w:rPr>
    </w:lvl>
  </w:abstractNum>
  <w:abstractNum w:abstractNumId="12">
    <w:nsid w:val="23564EF5"/>
    <w:multiLevelType w:val="hybridMultilevel"/>
    <w:tmpl w:val="B65A4F44"/>
    <w:lvl w:ilvl="0" w:tplc="A4000A1A">
      <w:start w:val="1"/>
      <w:numFmt w:val="bullet"/>
      <w:lvlText w:val=""/>
      <w:lvlJc w:val="left"/>
      <w:pPr>
        <w:tabs>
          <w:tab w:val="num" w:pos="360"/>
        </w:tabs>
        <w:ind w:left="360" w:hanging="360"/>
      </w:pPr>
      <w:rPr>
        <w:rFonts w:ascii="Symbol" w:hAnsi="Symbol" w:hint="default"/>
        <w:sz w:val="24"/>
        <w:szCs w:val="24"/>
      </w:rPr>
    </w:lvl>
    <w:lvl w:ilvl="1" w:tplc="04090003" w:tentative="1">
      <w:start w:val="1"/>
      <w:numFmt w:val="bullet"/>
      <w:lvlText w:val="o"/>
      <w:lvlJc w:val="left"/>
      <w:pPr>
        <w:tabs>
          <w:tab w:val="num" w:pos="936"/>
        </w:tabs>
        <w:ind w:left="936" w:hanging="360"/>
      </w:pPr>
      <w:rPr>
        <w:rFonts w:ascii="Courier New" w:hAnsi="Courier New" w:cs="Wingdings" w:hint="default"/>
      </w:rPr>
    </w:lvl>
    <w:lvl w:ilvl="2" w:tplc="04090005" w:tentative="1">
      <w:start w:val="1"/>
      <w:numFmt w:val="bullet"/>
      <w:lvlText w:val=""/>
      <w:lvlJc w:val="left"/>
      <w:pPr>
        <w:tabs>
          <w:tab w:val="num" w:pos="1656"/>
        </w:tabs>
        <w:ind w:left="1656" w:hanging="360"/>
      </w:pPr>
      <w:rPr>
        <w:rFonts w:ascii="Wingdings" w:hAnsi="Wingdings" w:hint="default"/>
      </w:rPr>
    </w:lvl>
    <w:lvl w:ilvl="3" w:tplc="04090001" w:tentative="1">
      <w:start w:val="1"/>
      <w:numFmt w:val="bullet"/>
      <w:lvlText w:val=""/>
      <w:lvlJc w:val="left"/>
      <w:pPr>
        <w:tabs>
          <w:tab w:val="num" w:pos="2376"/>
        </w:tabs>
        <w:ind w:left="2376" w:hanging="360"/>
      </w:pPr>
      <w:rPr>
        <w:rFonts w:ascii="Symbol" w:hAnsi="Symbol" w:hint="default"/>
      </w:rPr>
    </w:lvl>
    <w:lvl w:ilvl="4" w:tplc="04090003" w:tentative="1">
      <w:start w:val="1"/>
      <w:numFmt w:val="bullet"/>
      <w:lvlText w:val="o"/>
      <w:lvlJc w:val="left"/>
      <w:pPr>
        <w:tabs>
          <w:tab w:val="num" w:pos="3096"/>
        </w:tabs>
        <w:ind w:left="3096" w:hanging="360"/>
      </w:pPr>
      <w:rPr>
        <w:rFonts w:ascii="Courier New" w:hAnsi="Courier New" w:cs="Wingdings" w:hint="default"/>
      </w:rPr>
    </w:lvl>
    <w:lvl w:ilvl="5" w:tplc="04090005" w:tentative="1">
      <w:start w:val="1"/>
      <w:numFmt w:val="bullet"/>
      <w:lvlText w:val=""/>
      <w:lvlJc w:val="left"/>
      <w:pPr>
        <w:tabs>
          <w:tab w:val="num" w:pos="3816"/>
        </w:tabs>
        <w:ind w:left="3816" w:hanging="360"/>
      </w:pPr>
      <w:rPr>
        <w:rFonts w:ascii="Wingdings" w:hAnsi="Wingdings" w:hint="default"/>
      </w:rPr>
    </w:lvl>
    <w:lvl w:ilvl="6" w:tplc="04090001" w:tentative="1">
      <w:start w:val="1"/>
      <w:numFmt w:val="bullet"/>
      <w:lvlText w:val=""/>
      <w:lvlJc w:val="left"/>
      <w:pPr>
        <w:tabs>
          <w:tab w:val="num" w:pos="4536"/>
        </w:tabs>
        <w:ind w:left="4536" w:hanging="360"/>
      </w:pPr>
      <w:rPr>
        <w:rFonts w:ascii="Symbol" w:hAnsi="Symbol" w:hint="default"/>
      </w:rPr>
    </w:lvl>
    <w:lvl w:ilvl="7" w:tplc="04090003" w:tentative="1">
      <w:start w:val="1"/>
      <w:numFmt w:val="bullet"/>
      <w:lvlText w:val="o"/>
      <w:lvlJc w:val="left"/>
      <w:pPr>
        <w:tabs>
          <w:tab w:val="num" w:pos="5256"/>
        </w:tabs>
        <w:ind w:left="5256" w:hanging="360"/>
      </w:pPr>
      <w:rPr>
        <w:rFonts w:ascii="Courier New" w:hAnsi="Courier New" w:cs="Wingdings" w:hint="default"/>
      </w:rPr>
    </w:lvl>
    <w:lvl w:ilvl="8" w:tplc="04090005" w:tentative="1">
      <w:start w:val="1"/>
      <w:numFmt w:val="bullet"/>
      <w:lvlText w:val=""/>
      <w:lvlJc w:val="left"/>
      <w:pPr>
        <w:tabs>
          <w:tab w:val="num" w:pos="5976"/>
        </w:tabs>
        <w:ind w:left="5976" w:hanging="360"/>
      </w:pPr>
      <w:rPr>
        <w:rFonts w:ascii="Wingdings" w:hAnsi="Wingdings" w:hint="default"/>
      </w:rPr>
    </w:lvl>
  </w:abstractNum>
  <w:abstractNum w:abstractNumId="13">
    <w:nsid w:val="28E462C7"/>
    <w:multiLevelType w:val="hybridMultilevel"/>
    <w:tmpl w:val="602CF754"/>
    <w:lvl w:ilvl="0" w:tplc="D84EC54E">
      <w:start w:val="1"/>
      <w:numFmt w:val="bullet"/>
      <w:lvlText w:val="-"/>
      <w:lvlJc w:val="left"/>
      <w:pPr>
        <w:tabs>
          <w:tab w:val="num" w:pos="360"/>
        </w:tabs>
        <w:ind w:left="3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99F62BF"/>
    <w:multiLevelType w:val="hybridMultilevel"/>
    <w:tmpl w:val="21FE75D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Wingding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Wingdings"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Wingdings"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2CEB63E5"/>
    <w:multiLevelType w:val="hybridMultilevel"/>
    <w:tmpl w:val="4B58F7C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2F587900"/>
    <w:multiLevelType w:val="hybridMultilevel"/>
    <w:tmpl w:val="18664194"/>
    <w:lvl w:ilvl="0" w:tplc="A4000A1A">
      <w:start w:val="1"/>
      <w:numFmt w:val="bullet"/>
      <w:lvlText w:val=""/>
      <w:lvlJc w:val="left"/>
      <w:pPr>
        <w:tabs>
          <w:tab w:val="num" w:pos="360"/>
        </w:tabs>
        <w:ind w:left="360" w:hanging="360"/>
      </w:pPr>
      <w:rPr>
        <w:rFonts w:ascii="Symbol" w:hAnsi="Symbol" w:hint="default"/>
        <w:sz w:val="24"/>
        <w:szCs w:val="24"/>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FC13DF9"/>
    <w:multiLevelType w:val="hybridMultilevel"/>
    <w:tmpl w:val="75526652"/>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8">
    <w:nsid w:val="38944739"/>
    <w:multiLevelType w:val="multilevel"/>
    <w:tmpl w:val="602CF754"/>
    <w:lvl w:ilvl="0">
      <w:start w:val="1"/>
      <w:numFmt w:val="bullet"/>
      <w:lvlText w:val="-"/>
      <w:lvlJc w:val="left"/>
      <w:pPr>
        <w:tabs>
          <w:tab w:val="num" w:pos="360"/>
        </w:tabs>
        <w:ind w:left="36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nsid w:val="39CC7F5A"/>
    <w:multiLevelType w:val="multilevel"/>
    <w:tmpl w:val="6680C482"/>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20">
    <w:nsid w:val="41812E96"/>
    <w:multiLevelType w:val="multilevel"/>
    <w:tmpl w:val="94D6600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nsid w:val="42C00A77"/>
    <w:multiLevelType w:val="multilevel"/>
    <w:tmpl w:val="BB7E63FE"/>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22">
    <w:nsid w:val="465B4AA9"/>
    <w:multiLevelType w:val="hybridMultilevel"/>
    <w:tmpl w:val="E56E2AEA"/>
    <w:lvl w:ilvl="0" w:tplc="0C36D9E4">
      <w:start w:val="1"/>
      <w:numFmt w:val="bullet"/>
      <w:lvlText w:val=""/>
      <w:lvlJc w:val="left"/>
      <w:pPr>
        <w:tabs>
          <w:tab w:val="num" w:pos="360"/>
        </w:tabs>
        <w:ind w:left="360" w:hanging="360"/>
      </w:pPr>
      <w:rPr>
        <w:rFonts w:ascii="Times New Roman" w:hAnsi="Times New Roman" w:hint="default"/>
        <w:b w:val="0"/>
        <w:i w:val="0"/>
        <w:sz w:val="36"/>
        <w:szCs w:val="24"/>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B8B6546"/>
    <w:multiLevelType w:val="multilevel"/>
    <w:tmpl w:val="9BB62BFA"/>
    <w:lvl w:ilvl="0">
      <w:start w:val="1"/>
      <w:numFmt w:val="lowerLetter"/>
      <w:lvlText w:val="%1."/>
      <w:lvlJc w:val="left"/>
      <w:pPr>
        <w:tabs>
          <w:tab w:val="num" w:pos="1440"/>
        </w:tabs>
        <w:ind w:left="1440" w:hanging="360"/>
      </w:pPr>
      <w:rPr>
        <w:rFonts w:ascii="Times New Roman" w:hAnsi="Times New Roman" w:hint="default"/>
        <w:b w:val="0"/>
        <w:i w:val="0"/>
        <w:sz w:val="36"/>
      </w:r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24">
    <w:nsid w:val="4BE002BC"/>
    <w:multiLevelType w:val="multilevel"/>
    <w:tmpl w:val="21FE75D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Wingdings"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Wingdings"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Wingdings"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nsid w:val="4DB136F6"/>
    <w:multiLevelType w:val="hybridMultilevel"/>
    <w:tmpl w:val="4686D71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6">
    <w:nsid w:val="50BD3A8F"/>
    <w:multiLevelType w:val="hybridMultilevel"/>
    <w:tmpl w:val="9BB62BFA"/>
    <w:lvl w:ilvl="0" w:tplc="9C12C7C6">
      <w:start w:val="1"/>
      <w:numFmt w:val="lowerLetter"/>
      <w:lvlText w:val="%1."/>
      <w:lvlJc w:val="left"/>
      <w:pPr>
        <w:tabs>
          <w:tab w:val="num" w:pos="1440"/>
        </w:tabs>
        <w:ind w:left="1440" w:hanging="360"/>
      </w:pPr>
      <w:rPr>
        <w:rFonts w:ascii="Times New Roman" w:hAnsi="Times New Roman" w:hint="default"/>
        <w:b w:val="0"/>
        <w:i w:val="0"/>
        <w:sz w:val="36"/>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7">
    <w:nsid w:val="52FC4AC1"/>
    <w:multiLevelType w:val="multilevel"/>
    <w:tmpl w:val="21FE75D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nsid w:val="536B7E97"/>
    <w:multiLevelType w:val="multilevel"/>
    <w:tmpl w:val="C1A21622"/>
    <w:lvl w:ilvl="0">
      <w:start w:val="1"/>
      <w:numFmt w:val="bullet"/>
      <w:lvlText w:val="-"/>
      <w:lvlJc w:val="left"/>
      <w:pPr>
        <w:tabs>
          <w:tab w:val="num" w:pos="360"/>
        </w:tabs>
        <w:ind w:left="36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nsid w:val="55DF1956"/>
    <w:multiLevelType w:val="multilevel"/>
    <w:tmpl w:val="A4EA444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nsid w:val="5A037993"/>
    <w:multiLevelType w:val="multilevel"/>
    <w:tmpl w:val="21FE75D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Wingdings"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Wingdings"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Wingdings" w:hint="default"/>
      </w:rPr>
    </w:lvl>
    <w:lvl w:ilvl="8">
      <w:start w:val="1"/>
      <w:numFmt w:val="bullet"/>
      <w:lvlText w:val=""/>
      <w:lvlJc w:val="left"/>
      <w:pPr>
        <w:tabs>
          <w:tab w:val="num" w:pos="6120"/>
        </w:tabs>
        <w:ind w:left="6120" w:hanging="360"/>
      </w:pPr>
      <w:rPr>
        <w:rFonts w:ascii="Wingdings" w:hAnsi="Wingdings" w:hint="default"/>
      </w:rPr>
    </w:lvl>
  </w:abstractNum>
  <w:abstractNum w:abstractNumId="31">
    <w:nsid w:val="5DE315EA"/>
    <w:multiLevelType w:val="multilevel"/>
    <w:tmpl w:val="728248A6"/>
    <w:lvl w:ilvl="0">
      <w:start w:val="1"/>
      <w:numFmt w:val="decimal"/>
      <w:lvlText w:val="%1."/>
      <w:lvlJc w:val="left"/>
      <w:pPr>
        <w:tabs>
          <w:tab w:val="num" w:pos="1080"/>
        </w:tabs>
        <w:ind w:left="1080" w:hanging="360"/>
      </w:pPr>
      <w:rPr>
        <w:rFonts w:ascii="Times New Roman" w:hAnsi="Times New Roman" w:hint="default"/>
        <w:b w:val="0"/>
        <w:i w:val="0"/>
        <w:sz w:val="24"/>
      </w:r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32">
    <w:nsid w:val="5E4E0E39"/>
    <w:multiLevelType w:val="hybridMultilevel"/>
    <w:tmpl w:val="898AEF08"/>
    <w:lvl w:ilvl="0" w:tplc="04090001">
      <w:start w:val="1"/>
      <w:numFmt w:val="bullet"/>
      <w:lvlText w:val=""/>
      <w:lvlJc w:val="left"/>
      <w:pPr>
        <w:tabs>
          <w:tab w:val="num" w:pos="360"/>
        </w:tabs>
        <w:ind w:left="360" w:hanging="360"/>
      </w:pPr>
      <w:rPr>
        <w:rFonts w:ascii="Symbol" w:hAnsi="Symbol" w:hint="default"/>
      </w:rPr>
    </w:lvl>
    <w:lvl w:ilvl="1" w:tplc="429A6342">
      <w:start w:val="1"/>
      <w:numFmt w:val="bullet"/>
      <w:lvlText w:val="-"/>
      <w:lvlJc w:val="left"/>
      <w:pPr>
        <w:tabs>
          <w:tab w:val="num" w:pos="1080"/>
        </w:tabs>
        <w:ind w:left="1080" w:hanging="360"/>
      </w:pPr>
      <w:rPr>
        <w:rFonts w:ascii="Times New Roman" w:hAnsi="Times New Roman"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nsid w:val="603945F3"/>
    <w:multiLevelType w:val="hybridMultilevel"/>
    <w:tmpl w:val="85FCA6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409053E"/>
    <w:multiLevelType w:val="hybridMultilevel"/>
    <w:tmpl w:val="94D6600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nsid w:val="64C2209F"/>
    <w:multiLevelType w:val="hybridMultilevel"/>
    <w:tmpl w:val="4C4EBD1E"/>
    <w:lvl w:ilvl="0" w:tplc="0C36D9E4">
      <w:start w:val="1"/>
      <w:numFmt w:val="bullet"/>
      <w:lvlText w:val=""/>
      <w:lvlJc w:val="left"/>
      <w:pPr>
        <w:tabs>
          <w:tab w:val="num" w:pos="360"/>
        </w:tabs>
        <w:ind w:left="360" w:hanging="360"/>
      </w:pPr>
      <w:rPr>
        <w:rFonts w:ascii="Times New Roman" w:hAnsi="Times New Roman" w:hint="default"/>
        <w:b w:val="0"/>
        <w:i w:val="0"/>
        <w:sz w:val="36"/>
        <w:szCs w:val="24"/>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6FD3696"/>
    <w:multiLevelType w:val="hybridMultilevel"/>
    <w:tmpl w:val="9B245C72"/>
    <w:lvl w:ilvl="0" w:tplc="A4000A1A">
      <w:start w:val="1"/>
      <w:numFmt w:val="bullet"/>
      <w:lvlText w:val=""/>
      <w:lvlJc w:val="left"/>
      <w:pPr>
        <w:tabs>
          <w:tab w:val="num" w:pos="360"/>
        </w:tabs>
        <w:ind w:left="360" w:hanging="360"/>
      </w:pPr>
      <w:rPr>
        <w:rFonts w:ascii="Symbol" w:hAnsi="Symbol" w:hint="default"/>
        <w:sz w:val="24"/>
        <w:szCs w:val="24"/>
      </w:rPr>
    </w:lvl>
    <w:lvl w:ilvl="1" w:tplc="04090003" w:tentative="1">
      <w:start w:val="1"/>
      <w:numFmt w:val="bullet"/>
      <w:lvlText w:val="o"/>
      <w:lvlJc w:val="left"/>
      <w:pPr>
        <w:tabs>
          <w:tab w:val="num" w:pos="936"/>
        </w:tabs>
        <w:ind w:left="936" w:hanging="360"/>
      </w:pPr>
      <w:rPr>
        <w:rFonts w:ascii="Courier New" w:hAnsi="Courier New" w:cs="Wingdings" w:hint="default"/>
      </w:rPr>
    </w:lvl>
    <w:lvl w:ilvl="2" w:tplc="04090005" w:tentative="1">
      <w:start w:val="1"/>
      <w:numFmt w:val="bullet"/>
      <w:lvlText w:val=""/>
      <w:lvlJc w:val="left"/>
      <w:pPr>
        <w:tabs>
          <w:tab w:val="num" w:pos="1656"/>
        </w:tabs>
        <w:ind w:left="1656" w:hanging="360"/>
      </w:pPr>
      <w:rPr>
        <w:rFonts w:ascii="Wingdings" w:hAnsi="Wingdings" w:hint="default"/>
      </w:rPr>
    </w:lvl>
    <w:lvl w:ilvl="3" w:tplc="04090001" w:tentative="1">
      <w:start w:val="1"/>
      <w:numFmt w:val="bullet"/>
      <w:lvlText w:val=""/>
      <w:lvlJc w:val="left"/>
      <w:pPr>
        <w:tabs>
          <w:tab w:val="num" w:pos="2376"/>
        </w:tabs>
        <w:ind w:left="2376" w:hanging="360"/>
      </w:pPr>
      <w:rPr>
        <w:rFonts w:ascii="Symbol" w:hAnsi="Symbol" w:hint="default"/>
      </w:rPr>
    </w:lvl>
    <w:lvl w:ilvl="4" w:tplc="04090003" w:tentative="1">
      <w:start w:val="1"/>
      <w:numFmt w:val="bullet"/>
      <w:lvlText w:val="o"/>
      <w:lvlJc w:val="left"/>
      <w:pPr>
        <w:tabs>
          <w:tab w:val="num" w:pos="3096"/>
        </w:tabs>
        <w:ind w:left="3096" w:hanging="360"/>
      </w:pPr>
      <w:rPr>
        <w:rFonts w:ascii="Courier New" w:hAnsi="Courier New" w:cs="Wingdings" w:hint="default"/>
      </w:rPr>
    </w:lvl>
    <w:lvl w:ilvl="5" w:tplc="04090005" w:tentative="1">
      <w:start w:val="1"/>
      <w:numFmt w:val="bullet"/>
      <w:lvlText w:val=""/>
      <w:lvlJc w:val="left"/>
      <w:pPr>
        <w:tabs>
          <w:tab w:val="num" w:pos="3816"/>
        </w:tabs>
        <w:ind w:left="3816" w:hanging="360"/>
      </w:pPr>
      <w:rPr>
        <w:rFonts w:ascii="Wingdings" w:hAnsi="Wingdings" w:hint="default"/>
      </w:rPr>
    </w:lvl>
    <w:lvl w:ilvl="6" w:tplc="04090001" w:tentative="1">
      <w:start w:val="1"/>
      <w:numFmt w:val="bullet"/>
      <w:lvlText w:val=""/>
      <w:lvlJc w:val="left"/>
      <w:pPr>
        <w:tabs>
          <w:tab w:val="num" w:pos="4536"/>
        </w:tabs>
        <w:ind w:left="4536" w:hanging="360"/>
      </w:pPr>
      <w:rPr>
        <w:rFonts w:ascii="Symbol" w:hAnsi="Symbol" w:hint="default"/>
      </w:rPr>
    </w:lvl>
    <w:lvl w:ilvl="7" w:tplc="04090003" w:tentative="1">
      <w:start w:val="1"/>
      <w:numFmt w:val="bullet"/>
      <w:lvlText w:val="o"/>
      <w:lvlJc w:val="left"/>
      <w:pPr>
        <w:tabs>
          <w:tab w:val="num" w:pos="5256"/>
        </w:tabs>
        <w:ind w:left="5256" w:hanging="360"/>
      </w:pPr>
      <w:rPr>
        <w:rFonts w:ascii="Courier New" w:hAnsi="Courier New" w:cs="Wingdings" w:hint="default"/>
      </w:rPr>
    </w:lvl>
    <w:lvl w:ilvl="8" w:tplc="04090005" w:tentative="1">
      <w:start w:val="1"/>
      <w:numFmt w:val="bullet"/>
      <w:lvlText w:val=""/>
      <w:lvlJc w:val="left"/>
      <w:pPr>
        <w:tabs>
          <w:tab w:val="num" w:pos="5976"/>
        </w:tabs>
        <w:ind w:left="5976" w:hanging="360"/>
      </w:pPr>
      <w:rPr>
        <w:rFonts w:ascii="Wingdings" w:hAnsi="Wingdings" w:hint="default"/>
      </w:rPr>
    </w:lvl>
  </w:abstractNum>
  <w:abstractNum w:abstractNumId="37">
    <w:nsid w:val="675873DE"/>
    <w:multiLevelType w:val="hybridMultilevel"/>
    <w:tmpl w:val="A97EE4FE"/>
    <w:lvl w:ilvl="0" w:tplc="CD2A5240">
      <w:start w:val="1"/>
      <w:numFmt w:val="bullet"/>
      <w:lvlText w:val=""/>
      <w:lvlJc w:val="left"/>
      <w:pPr>
        <w:tabs>
          <w:tab w:val="num" w:pos="720"/>
        </w:tabs>
        <w:ind w:left="720" w:hanging="360"/>
      </w:pPr>
      <w:rPr>
        <w:rFonts w:ascii="Symbol" w:hAnsi="Symbol" w:hint="default"/>
        <w:b w:val="0"/>
        <w:i w:val="0"/>
        <w:sz w:val="36"/>
        <w:szCs w:val="24"/>
      </w:rPr>
    </w:lvl>
    <w:lvl w:ilvl="1" w:tplc="04090003" w:tentative="1">
      <w:start w:val="1"/>
      <w:numFmt w:val="bullet"/>
      <w:lvlText w:val="o"/>
      <w:lvlJc w:val="left"/>
      <w:pPr>
        <w:tabs>
          <w:tab w:val="num" w:pos="1800"/>
        </w:tabs>
        <w:ind w:left="1800" w:hanging="360"/>
      </w:pPr>
      <w:rPr>
        <w:rFonts w:ascii="Courier New" w:hAnsi="Courier New" w:cs="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Wingdings"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Wingdings"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nsid w:val="6E9E7692"/>
    <w:multiLevelType w:val="hybridMultilevel"/>
    <w:tmpl w:val="E5C09B2E"/>
    <w:lvl w:ilvl="0" w:tplc="022A5192">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72A447B9"/>
    <w:multiLevelType w:val="hybridMultilevel"/>
    <w:tmpl w:val="A0B0FD6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0">
    <w:nsid w:val="75EF2365"/>
    <w:multiLevelType w:val="hybridMultilevel"/>
    <w:tmpl w:val="09C4016C"/>
    <w:lvl w:ilvl="0" w:tplc="A4000A1A">
      <w:start w:val="1"/>
      <w:numFmt w:val="bullet"/>
      <w:lvlText w:val=""/>
      <w:lvlJc w:val="left"/>
      <w:pPr>
        <w:tabs>
          <w:tab w:val="num" w:pos="864"/>
        </w:tabs>
        <w:ind w:left="864" w:hanging="360"/>
      </w:pPr>
      <w:rPr>
        <w:rFonts w:ascii="Symbol" w:hAnsi="Symbol" w:hint="default"/>
        <w:sz w:val="24"/>
        <w:szCs w:val="24"/>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83A1121"/>
    <w:multiLevelType w:val="hybridMultilevel"/>
    <w:tmpl w:val="BB7E63FE"/>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2">
    <w:nsid w:val="7A9D3193"/>
    <w:multiLevelType w:val="multilevel"/>
    <w:tmpl w:val="A4EA444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43">
    <w:nsid w:val="7C453DB5"/>
    <w:multiLevelType w:val="hybridMultilevel"/>
    <w:tmpl w:val="F39A227A"/>
    <w:lvl w:ilvl="0" w:tplc="A4000A1A">
      <w:start w:val="1"/>
      <w:numFmt w:val="bullet"/>
      <w:lvlText w:val=""/>
      <w:lvlJc w:val="left"/>
      <w:pPr>
        <w:tabs>
          <w:tab w:val="num" w:pos="360"/>
        </w:tabs>
        <w:ind w:left="360" w:hanging="360"/>
      </w:pPr>
      <w:rPr>
        <w:rFonts w:ascii="Symbol" w:hAnsi="Symbol" w:hint="default"/>
        <w:sz w:val="24"/>
        <w:szCs w:val="24"/>
      </w:rPr>
    </w:lvl>
    <w:lvl w:ilvl="1" w:tplc="04090003" w:tentative="1">
      <w:start w:val="1"/>
      <w:numFmt w:val="bullet"/>
      <w:lvlText w:val="o"/>
      <w:lvlJc w:val="left"/>
      <w:pPr>
        <w:tabs>
          <w:tab w:val="num" w:pos="936"/>
        </w:tabs>
        <w:ind w:left="936" w:hanging="360"/>
      </w:pPr>
      <w:rPr>
        <w:rFonts w:ascii="Courier New" w:hAnsi="Courier New" w:cs="Wingdings" w:hint="default"/>
      </w:rPr>
    </w:lvl>
    <w:lvl w:ilvl="2" w:tplc="04090005" w:tentative="1">
      <w:start w:val="1"/>
      <w:numFmt w:val="bullet"/>
      <w:lvlText w:val=""/>
      <w:lvlJc w:val="left"/>
      <w:pPr>
        <w:tabs>
          <w:tab w:val="num" w:pos="1656"/>
        </w:tabs>
        <w:ind w:left="1656" w:hanging="360"/>
      </w:pPr>
      <w:rPr>
        <w:rFonts w:ascii="Wingdings" w:hAnsi="Wingdings" w:hint="default"/>
      </w:rPr>
    </w:lvl>
    <w:lvl w:ilvl="3" w:tplc="04090001" w:tentative="1">
      <w:start w:val="1"/>
      <w:numFmt w:val="bullet"/>
      <w:lvlText w:val=""/>
      <w:lvlJc w:val="left"/>
      <w:pPr>
        <w:tabs>
          <w:tab w:val="num" w:pos="2376"/>
        </w:tabs>
        <w:ind w:left="2376" w:hanging="360"/>
      </w:pPr>
      <w:rPr>
        <w:rFonts w:ascii="Symbol" w:hAnsi="Symbol" w:hint="default"/>
      </w:rPr>
    </w:lvl>
    <w:lvl w:ilvl="4" w:tplc="04090003" w:tentative="1">
      <w:start w:val="1"/>
      <w:numFmt w:val="bullet"/>
      <w:lvlText w:val="o"/>
      <w:lvlJc w:val="left"/>
      <w:pPr>
        <w:tabs>
          <w:tab w:val="num" w:pos="3096"/>
        </w:tabs>
        <w:ind w:left="3096" w:hanging="360"/>
      </w:pPr>
      <w:rPr>
        <w:rFonts w:ascii="Courier New" w:hAnsi="Courier New" w:cs="Wingdings" w:hint="default"/>
      </w:rPr>
    </w:lvl>
    <w:lvl w:ilvl="5" w:tplc="04090005" w:tentative="1">
      <w:start w:val="1"/>
      <w:numFmt w:val="bullet"/>
      <w:lvlText w:val=""/>
      <w:lvlJc w:val="left"/>
      <w:pPr>
        <w:tabs>
          <w:tab w:val="num" w:pos="3816"/>
        </w:tabs>
        <w:ind w:left="3816" w:hanging="360"/>
      </w:pPr>
      <w:rPr>
        <w:rFonts w:ascii="Wingdings" w:hAnsi="Wingdings" w:hint="default"/>
      </w:rPr>
    </w:lvl>
    <w:lvl w:ilvl="6" w:tplc="04090001" w:tentative="1">
      <w:start w:val="1"/>
      <w:numFmt w:val="bullet"/>
      <w:lvlText w:val=""/>
      <w:lvlJc w:val="left"/>
      <w:pPr>
        <w:tabs>
          <w:tab w:val="num" w:pos="4536"/>
        </w:tabs>
        <w:ind w:left="4536" w:hanging="360"/>
      </w:pPr>
      <w:rPr>
        <w:rFonts w:ascii="Symbol" w:hAnsi="Symbol" w:hint="default"/>
      </w:rPr>
    </w:lvl>
    <w:lvl w:ilvl="7" w:tplc="04090003" w:tentative="1">
      <w:start w:val="1"/>
      <w:numFmt w:val="bullet"/>
      <w:lvlText w:val="o"/>
      <w:lvlJc w:val="left"/>
      <w:pPr>
        <w:tabs>
          <w:tab w:val="num" w:pos="5256"/>
        </w:tabs>
        <w:ind w:left="5256" w:hanging="360"/>
      </w:pPr>
      <w:rPr>
        <w:rFonts w:ascii="Courier New" w:hAnsi="Courier New" w:cs="Wingdings" w:hint="default"/>
      </w:rPr>
    </w:lvl>
    <w:lvl w:ilvl="8" w:tplc="04090005" w:tentative="1">
      <w:start w:val="1"/>
      <w:numFmt w:val="bullet"/>
      <w:lvlText w:val=""/>
      <w:lvlJc w:val="left"/>
      <w:pPr>
        <w:tabs>
          <w:tab w:val="num" w:pos="5976"/>
        </w:tabs>
        <w:ind w:left="5976" w:hanging="360"/>
      </w:pPr>
      <w:rPr>
        <w:rFonts w:ascii="Wingdings" w:hAnsi="Wingdings" w:hint="default"/>
      </w:rPr>
    </w:lvl>
  </w:abstractNum>
  <w:abstractNum w:abstractNumId="44">
    <w:nsid w:val="7D2A781E"/>
    <w:multiLevelType w:val="multilevel"/>
    <w:tmpl w:val="4C4EBD1E"/>
    <w:lvl w:ilvl="0">
      <w:start w:val="1"/>
      <w:numFmt w:val="bullet"/>
      <w:lvlText w:val=""/>
      <w:lvlJc w:val="left"/>
      <w:pPr>
        <w:tabs>
          <w:tab w:val="num" w:pos="360"/>
        </w:tabs>
        <w:ind w:left="360" w:hanging="360"/>
      </w:pPr>
      <w:rPr>
        <w:rFonts w:ascii="Times New Roman" w:hAnsi="Times New Roman" w:hint="default"/>
        <w:b w:val="0"/>
        <w:i w:val="0"/>
        <w:sz w:val="36"/>
        <w:szCs w:val="24"/>
      </w:rPr>
    </w:lvl>
    <w:lvl w:ilvl="1">
      <w:start w:val="1"/>
      <w:numFmt w:val="bullet"/>
      <w:lvlText w:val="o"/>
      <w:lvlJc w:val="left"/>
      <w:pPr>
        <w:tabs>
          <w:tab w:val="num" w:pos="1440"/>
        </w:tabs>
        <w:ind w:left="1440" w:hanging="360"/>
      </w:pPr>
      <w:rPr>
        <w:rFonts w:ascii="Courier New" w:hAnsi="Courier New" w:cs="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45">
    <w:nsid w:val="7D2E110A"/>
    <w:multiLevelType w:val="hybridMultilevel"/>
    <w:tmpl w:val="A5F65A2C"/>
    <w:lvl w:ilvl="0" w:tplc="A4000A1A">
      <w:start w:val="1"/>
      <w:numFmt w:val="bullet"/>
      <w:lvlText w:val=""/>
      <w:lvlJc w:val="left"/>
      <w:pPr>
        <w:tabs>
          <w:tab w:val="num" w:pos="864"/>
        </w:tabs>
        <w:ind w:left="864" w:hanging="360"/>
      </w:pPr>
      <w:rPr>
        <w:rFonts w:ascii="Symbol" w:hAnsi="Symbol" w:hint="default"/>
        <w:sz w:val="24"/>
        <w:szCs w:val="24"/>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4"/>
  </w:num>
  <w:num w:numId="2">
    <w:abstractNumId w:val="39"/>
  </w:num>
  <w:num w:numId="3">
    <w:abstractNumId w:val="15"/>
  </w:num>
  <w:num w:numId="4">
    <w:abstractNumId w:val="20"/>
  </w:num>
  <w:num w:numId="5">
    <w:abstractNumId w:val="32"/>
  </w:num>
  <w:num w:numId="6">
    <w:abstractNumId w:val="14"/>
  </w:num>
  <w:num w:numId="7">
    <w:abstractNumId w:val="27"/>
  </w:num>
  <w:num w:numId="8">
    <w:abstractNumId w:val="3"/>
  </w:num>
  <w:num w:numId="9">
    <w:abstractNumId w:val="29"/>
  </w:num>
  <w:num w:numId="10">
    <w:abstractNumId w:val="42"/>
  </w:num>
  <w:num w:numId="11">
    <w:abstractNumId w:val="6"/>
  </w:num>
  <w:num w:numId="12">
    <w:abstractNumId w:val="30"/>
  </w:num>
  <w:num w:numId="13">
    <w:abstractNumId w:val="24"/>
  </w:num>
  <w:num w:numId="14">
    <w:abstractNumId w:val="5"/>
  </w:num>
  <w:num w:numId="15">
    <w:abstractNumId w:val="25"/>
  </w:num>
  <w:num w:numId="16">
    <w:abstractNumId w:val="1"/>
  </w:num>
  <w:num w:numId="17">
    <w:abstractNumId w:val="28"/>
  </w:num>
  <w:num w:numId="18">
    <w:abstractNumId w:val="16"/>
  </w:num>
  <w:num w:numId="19">
    <w:abstractNumId w:val="43"/>
  </w:num>
  <w:num w:numId="20">
    <w:abstractNumId w:val="40"/>
  </w:num>
  <w:num w:numId="21">
    <w:abstractNumId w:val="45"/>
  </w:num>
  <w:num w:numId="22">
    <w:abstractNumId w:val="12"/>
  </w:num>
  <w:num w:numId="23">
    <w:abstractNumId w:val="13"/>
  </w:num>
  <w:num w:numId="24">
    <w:abstractNumId w:val="18"/>
  </w:num>
  <w:num w:numId="25">
    <w:abstractNumId w:val="7"/>
  </w:num>
  <w:num w:numId="26">
    <w:abstractNumId w:val="38"/>
  </w:num>
  <w:num w:numId="27">
    <w:abstractNumId w:val="9"/>
  </w:num>
  <w:num w:numId="28">
    <w:abstractNumId w:val="2"/>
  </w:num>
  <w:num w:numId="29">
    <w:abstractNumId w:val="4"/>
  </w:num>
  <w:num w:numId="30">
    <w:abstractNumId w:val="8"/>
  </w:num>
  <w:num w:numId="31">
    <w:abstractNumId w:val="33"/>
  </w:num>
  <w:num w:numId="32">
    <w:abstractNumId w:val="0"/>
  </w:num>
  <w:num w:numId="33">
    <w:abstractNumId w:val="36"/>
  </w:num>
  <w:num w:numId="34">
    <w:abstractNumId w:val="17"/>
  </w:num>
  <w:num w:numId="35">
    <w:abstractNumId w:val="41"/>
  </w:num>
  <w:num w:numId="36">
    <w:abstractNumId w:val="21"/>
  </w:num>
  <w:num w:numId="37">
    <w:abstractNumId w:val="10"/>
  </w:num>
  <w:num w:numId="38">
    <w:abstractNumId w:val="31"/>
  </w:num>
  <w:num w:numId="39">
    <w:abstractNumId w:val="11"/>
  </w:num>
  <w:num w:numId="40">
    <w:abstractNumId w:val="26"/>
  </w:num>
  <w:num w:numId="41">
    <w:abstractNumId w:val="19"/>
  </w:num>
  <w:num w:numId="42">
    <w:abstractNumId w:val="22"/>
  </w:num>
  <w:num w:numId="43">
    <w:abstractNumId w:val="35"/>
  </w:num>
  <w:num w:numId="44">
    <w:abstractNumId w:val="44"/>
  </w:num>
  <w:num w:numId="45">
    <w:abstractNumId w:val="37"/>
  </w:num>
  <w:num w:numId="46">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attachedTemplate r:id="rId1"/>
  <w:trackRevisions/>
  <w:doNotTrackMoves/>
  <w:defaultTabStop w:val="720"/>
  <w:displayHorizontalDrawingGridEvery w:val="0"/>
  <w:displayVerticalDrawingGridEvery w:val="0"/>
  <w:doNotUseMarginsForDrawingGridOrigin/>
  <w:noPunctuationKerning/>
  <w:characterSpacingControl w:val="doNotCompress"/>
  <w:hdrShapeDefaults>
    <o:shapedefaults v:ext="edit" spidmax="2064"/>
    <o:shapelayout v:ext="edit">
      <o:idmap v:ext="edit" data="2"/>
    </o:shapelayout>
  </w:hdrShapeDefaults>
  <w:footnotePr>
    <w:footnote w:id="0"/>
    <w:footnote w:id="1"/>
  </w:footnotePr>
  <w:endnotePr>
    <w:endnote w:id="0"/>
    <w:endnote w:id="1"/>
  </w:endnotePr>
  <w:compat/>
  <w:rsids>
    <w:rsidRoot w:val="002B61F5"/>
    <w:rsid w:val="000D2384"/>
    <w:rsid w:val="002B61F5"/>
    <w:rsid w:val="00351443"/>
    <w:rsid w:val="00814260"/>
    <w:rsid w:val="00B21259"/>
    <w:rsid w:val="00E6176F"/>
    <w:rsid w:val="00FE4B68"/>
  </w:rsids>
  <m:mathPr>
    <m:mathFont m:val="Wingdings 2"/>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style w:type="paragraph" w:default="1" w:styleId="Normal">
    <w:name w:val="Normal"/>
    <w:aliases w:val=" do not use"/>
    <w:qFormat/>
    <w:rsid w:val="00E6176F"/>
  </w:style>
  <w:style w:type="paragraph" w:styleId="Heading1">
    <w:name w:val="heading 1"/>
    <w:basedOn w:val="BodyText"/>
    <w:next w:val="BodyText"/>
    <w:qFormat/>
    <w:rsid w:val="00E6176F"/>
    <w:pPr>
      <w:keepNext/>
      <w:spacing w:before="240" w:after="240"/>
      <w:outlineLvl w:val="0"/>
    </w:pPr>
    <w:rPr>
      <w:rFonts w:ascii="Times" w:hAnsi="Times"/>
      <w:b/>
      <w:bCs/>
      <w:smallCaps/>
      <w:sz w:val="32"/>
    </w:rPr>
  </w:style>
  <w:style w:type="paragraph" w:styleId="Heading2">
    <w:name w:val="heading 2"/>
    <w:basedOn w:val="BodyText"/>
    <w:next w:val="BodyText"/>
    <w:qFormat/>
    <w:rsid w:val="00E6176F"/>
    <w:pPr>
      <w:keepNext/>
      <w:spacing w:before="240" w:after="240"/>
      <w:outlineLvl w:val="1"/>
    </w:pPr>
    <w:rPr>
      <w:b/>
      <w:sz w:val="28"/>
    </w:rPr>
  </w:style>
  <w:style w:type="paragraph" w:styleId="Heading3">
    <w:name w:val="heading 3"/>
    <w:basedOn w:val="BodyText"/>
    <w:next w:val="BodyText"/>
    <w:qFormat/>
    <w:rsid w:val="00E6176F"/>
    <w:pPr>
      <w:keepNext/>
      <w:spacing w:before="240"/>
      <w:outlineLvl w:val="2"/>
    </w:pPr>
    <w:rPr>
      <w:b/>
    </w:rPr>
  </w:style>
  <w:style w:type="paragraph" w:styleId="Heading4">
    <w:name w:val="heading 4"/>
    <w:basedOn w:val="Normal"/>
    <w:next w:val="Normal"/>
    <w:qFormat/>
    <w:rsid w:val="00E6176F"/>
    <w:pPr>
      <w:keepNext/>
      <w:outlineLvl w:val="3"/>
    </w:pPr>
    <w:rPr>
      <w:i/>
      <w:sz w:val="24"/>
    </w:rPr>
  </w:style>
  <w:style w:type="paragraph" w:styleId="Heading5">
    <w:name w:val="heading 5"/>
    <w:aliases w:val=" do not use"/>
    <w:basedOn w:val="Normal"/>
    <w:next w:val="Normal"/>
    <w:qFormat/>
    <w:rsid w:val="00E6176F"/>
    <w:pPr>
      <w:keepNext/>
      <w:outlineLvl w:val="4"/>
    </w:pPr>
    <w:rPr>
      <w:i/>
      <w:iCs/>
    </w:rPr>
  </w:style>
  <w:style w:type="paragraph" w:styleId="Heading6">
    <w:name w:val="heading 6"/>
    <w:aliases w:val=" do not use"/>
    <w:basedOn w:val="Normal"/>
    <w:next w:val="Normal"/>
    <w:qFormat/>
    <w:rsid w:val="00E6176F"/>
    <w:pPr>
      <w:keepNext/>
      <w:outlineLvl w:val="5"/>
    </w:pPr>
    <w:rPr>
      <w:b/>
      <w:bCs/>
      <w:i/>
      <w:sz w:val="24"/>
    </w:rPr>
  </w:style>
  <w:style w:type="paragraph" w:styleId="Heading7">
    <w:name w:val="heading 7"/>
    <w:aliases w:val=" do not use"/>
    <w:basedOn w:val="Normal"/>
    <w:next w:val="Normal"/>
    <w:qFormat/>
    <w:rsid w:val="00E6176F"/>
    <w:pPr>
      <w:keepNext/>
      <w:tabs>
        <w:tab w:val="left" w:pos="0"/>
        <w:tab w:val="left" w:pos="720"/>
        <w:tab w:val="left" w:pos="8460"/>
      </w:tabs>
      <w:outlineLvl w:val="6"/>
    </w:pPr>
    <w:rPr>
      <w:rFonts w:ascii="Arial" w:hAnsi="Arial"/>
      <w:b/>
      <w:snapToGrid w:val="0"/>
      <w:sz w:val="24"/>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FootnoteText">
    <w:name w:val="footnote text"/>
    <w:basedOn w:val="BodyText"/>
    <w:link w:val="FootnoteTextChar"/>
    <w:semiHidden/>
    <w:rsid w:val="00E6176F"/>
    <w:rPr>
      <w:sz w:val="20"/>
    </w:rPr>
  </w:style>
  <w:style w:type="paragraph" w:styleId="BodyText2">
    <w:name w:val="Body Text 2"/>
    <w:basedOn w:val="Normal"/>
    <w:rsid w:val="00883687"/>
    <w:pPr>
      <w:spacing w:after="120" w:line="480" w:lineRule="auto"/>
    </w:pPr>
  </w:style>
  <w:style w:type="paragraph" w:customStyle="1" w:styleId="OpeningQuotation">
    <w:name w:val="Opening Quotation"/>
    <w:basedOn w:val="BodyText"/>
    <w:next w:val="OpeningQuotationCitation"/>
    <w:rsid w:val="00E6176F"/>
    <w:pPr>
      <w:ind w:left="720" w:right="720"/>
      <w:jc w:val="both"/>
    </w:pPr>
    <w:rPr>
      <w:i/>
      <w:sz w:val="20"/>
    </w:rPr>
  </w:style>
  <w:style w:type="paragraph" w:styleId="BodyText">
    <w:name w:val="Body Text"/>
    <w:basedOn w:val="Normal"/>
    <w:link w:val="BodyTextChar"/>
    <w:rsid w:val="00106AF4"/>
    <w:rPr>
      <w:sz w:val="36"/>
      <w:szCs w:val="36"/>
    </w:rPr>
  </w:style>
  <w:style w:type="paragraph" w:customStyle="1" w:styleId="OpeningQuotationCitation">
    <w:name w:val="Opening Quotation Citation"/>
    <w:next w:val="BodyText"/>
    <w:rsid w:val="00E6176F"/>
    <w:pPr>
      <w:spacing w:after="120"/>
      <w:ind w:left="1440" w:right="720"/>
      <w:jc w:val="both"/>
    </w:pPr>
    <w:rPr>
      <w:szCs w:val="16"/>
    </w:rPr>
  </w:style>
  <w:style w:type="paragraph" w:styleId="Footer">
    <w:name w:val="footer"/>
    <w:basedOn w:val="Normal"/>
    <w:autoRedefine/>
    <w:rsid w:val="00E6176F"/>
    <w:pPr>
      <w:tabs>
        <w:tab w:val="center" w:pos="4320"/>
        <w:tab w:val="right" w:pos="8640"/>
      </w:tabs>
    </w:pPr>
  </w:style>
  <w:style w:type="character" w:styleId="FootnoteReference">
    <w:name w:val="footnote reference"/>
    <w:basedOn w:val="DefaultParagraphFont"/>
    <w:semiHidden/>
    <w:rsid w:val="00E6176F"/>
    <w:rPr>
      <w:rFonts w:ascii="Times New Roman" w:hAnsi="Times New Roman"/>
      <w:dstrike w:val="0"/>
      <w:sz w:val="24"/>
      <w:vertAlign w:val="superscript"/>
    </w:rPr>
  </w:style>
  <w:style w:type="character" w:styleId="Hyperlink">
    <w:name w:val="Hyperlink"/>
    <w:basedOn w:val="DefaultParagraphFont"/>
    <w:rsid w:val="00E6176F"/>
    <w:rPr>
      <w:color w:val="0000FF"/>
      <w:u w:val="single"/>
    </w:rPr>
  </w:style>
  <w:style w:type="paragraph" w:customStyle="1" w:styleId="BodyQuotation">
    <w:name w:val="Body Quotation"/>
    <w:basedOn w:val="BodyText"/>
    <w:next w:val="BodyText"/>
    <w:rsid w:val="00E6176F"/>
    <w:pPr>
      <w:ind w:left="720" w:right="720"/>
      <w:jc w:val="both"/>
    </w:pPr>
  </w:style>
  <w:style w:type="paragraph" w:customStyle="1" w:styleId="ExhibitTitle">
    <w:name w:val="Exhibit Title"/>
    <w:next w:val="BodyText"/>
    <w:rsid w:val="00E6176F"/>
    <w:pPr>
      <w:jc w:val="center"/>
    </w:pPr>
    <w:rPr>
      <w:b/>
      <w:sz w:val="24"/>
      <w:szCs w:val="24"/>
    </w:rPr>
  </w:style>
  <w:style w:type="paragraph" w:customStyle="1" w:styleId="ExhibitCitation">
    <w:name w:val="Exhibit Citation"/>
    <w:next w:val="BodyText"/>
    <w:rsid w:val="00E6176F"/>
  </w:style>
  <w:style w:type="paragraph" w:styleId="BalloonText">
    <w:name w:val="Balloon Text"/>
    <w:basedOn w:val="Normal"/>
    <w:semiHidden/>
    <w:rsid w:val="00E6176F"/>
    <w:rPr>
      <w:rFonts w:ascii="Lucida Grande" w:hAnsi="Lucida Grande"/>
      <w:sz w:val="18"/>
      <w:szCs w:val="18"/>
    </w:rPr>
  </w:style>
  <w:style w:type="character" w:styleId="CommentReference">
    <w:name w:val="annotation reference"/>
    <w:basedOn w:val="DefaultParagraphFont"/>
    <w:semiHidden/>
    <w:rsid w:val="00E6176F"/>
    <w:rPr>
      <w:sz w:val="18"/>
    </w:rPr>
  </w:style>
  <w:style w:type="paragraph" w:styleId="CommentText">
    <w:name w:val="annotation text"/>
    <w:basedOn w:val="Normal"/>
    <w:semiHidden/>
    <w:rsid w:val="00E6176F"/>
    <w:rPr>
      <w:sz w:val="24"/>
      <w:szCs w:val="24"/>
    </w:rPr>
  </w:style>
  <w:style w:type="paragraph" w:styleId="CommentSubject">
    <w:name w:val="annotation subject"/>
    <w:basedOn w:val="CommentText"/>
    <w:next w:val="CommentText"/>
    <w:semiHidden/>
    <w:rsid w:val="00E6176F"/>
    <w:rPr>
      <w:sz w:val="20"/>
      <w:szCs w:val="20"/>
    </w:rPr>
  </w:style>
  <w:style w:type="character" w:styleId="PageNumber">
    <w:name w:val="page number"/>
    <w:basedOn w:val="DefaultParagraphFont"/>
    <w:rsid w:val="00E6176F"/>
  </w:style>
  <w:style w:type="character" w:customStyle="1" w:styleId="CopyrightChar">
    <w:name w:val="Copyright Char"/>
    <w:basedOn w:val="DefaultParagraphFont"/>
    <w:rsid w:val="00E6176F"/>
    <w:rPr>
      <w:rFonts w:eastAsia="Times"/>
      <w:smallCaps/>
      <w:noProof w:val="0"/>
      <w:spacing w:val="10"/>
      <w:sz w:val="16"/>
      <w:szCs w:val="16"/>
      <w:lang w:val="en-US" w:eastAsia="en-US" w:bidi="ar-SA"/>
    </w:rPr>
  </w:style>
  <w:style w:type="paragraph" w:customStyle="1" w:styleId="DocumentTitle">
    <w:name w:val="Document Title"/>
    <w:autoRedefine/>
    <w:rsid w:val="00E6176F"/>
    <w:rPr>
      <w:rFonts w:ascii="Times" w:hAnsi="Times"/>
      <w:b/>
      <w:sz w:val="40"/>
    </w:rPr>
  </w:style>
  <w:style w:type="paragraph" w:styleId="BodyText3">
    <w:name w:val="Body Text 3"/>
    <w:basedOn w:val="Normal"/>
    <w:rsid w:val="00480D5C"/>
    <w:pPr>
      <w:spacing w:after="120"/>
    </w:pPr>
    <w:rPr>
      <w:sz w:val="16"/>
      <w:szCs w:val="16"/>
    </w:rPr>
  </w:style>
  <w:style w:type="character" w:customStyle="1" w:styleId="CopyrightCharacter">
    <w:name w:val="Copyright Character"/>
    <w:basedOn w:val="DefaultParagraphFont"/>
    <w:rsid w:val="00E6176F"/>
    <w:rPr>
      <w:rFonts w:ascii="Times" w:hAnsi="Times"/>
      <w:smallCaps/>
      <w:noProof w:val="0"/>
      <w:spacing w:val="10"/>
      <w:sz w:val="16"/>
      <w:szCs w:val="16"/>
      <w:lang w:val="en-US" w:eastAsia="en-US" w:bidi="ar-SA"/>
    </w:rPr>
  </w:style>
  <w:style w:type="paragraph" w:customStyle="1" w:styleId="Times18">
    <w:name w:val="Times 18"/>
    <w:basedOn w:val="Normal"/>
    <w:rsid w:val="00480D5C"/>
    <w:rPr>
      <w:rFonts w:ascii="Times" w:hAnsi="Times"/>
      <w:sz w:val="36"/>
    </w:rPr>
  </w:style>
  <w:style w:type="paragraph" w:customStyle="1" w:styleId="blueheading">
    <w:name w:val="blue heading"/>
    <w:basedOn w:val="Normal"/>
    <w:rsid w:val="005A6204"/>
    <w:rPr>
      <w:color w:val="0000FF"/>
      <w:sz w:val="44"/>
    </w:rPr>
  </w:style>
  <w:style w:type="paragraph" w:styleId="BodyTextIndent2">
    <w:name w:val="Body Text Indent 2"/>
    <w:basedOn w:val="Normal"/>
    <w:rsid w:val="007B68EC"/>
    <w:pPr>
      <w:spacing w:after="120" w:line="480" w:lineRule="auto"/>
      <w:ind w:left="360"/>
    </w:pPr>
  </w:style>
  <w:style w:type="character" w:customStyle="1" w:styleId="BodyTextChar">
    <w:name w:val="Body Text Char"/>
    <w:basedOn w:val="DefaultParagraphFont"/>
    <w:link w:val="BodyText"/>
    <w:rsid w:val="00106AF4"/>
    <w:rPr>
      <w:sz w:val="36"/>
      <w:szCs w:val="36"/>
    </w:rPr>
  </w:style>
  <w:style w:type="paragraph" w:customStyle="1" w:styleId="Indented">
    <w:name w:val="Indented"/>
    <w:basedOn w:val="BodyTextIndent"/>
    <w:next w:val="Normal"/>
    <w:rsid w:val="00FB1BA7"/>
    <w:pPr>
      <w:spacing w:after="0"/>
      <w:ind w:left="720"/>
    </w:pPr>
    <w:rPr>
      <w:sz w:val="36"/>
    </w:rPr>
  </w:style>
  <w:style w:type="paragraph" w:styleId="BodyTextIndent">
    <w:name w:val="Body Text Indent"/>
    <w:basedOn w:val="Normal"/>
    <w:rsid w:val="00FB1BA7"/>
    <w:pPr>
      <w:spacing w:after="120"/>
      <w:ind w:left="360"/>
    </w:pPr>
  </w:style>
  <w:style w:type="paragraph" w:customStyle="1" w:styleId="BodyTextCentered">
    <w:name w:val="Body Text + Centered"/>
    <w:basedOn w:val="BodyText"/>
    <w:rsid w:val="00694AF3"/>
    <w:pPr>
      <w:jc w:val="center"/>
    </w:pPr>
  </w:style>
  <w:style w:type="paragraph" w:customStyle="1" w:styleId="CaseTitle">
    <w:name w:val="Case Title"/>
    <w:rsid w:val="00893B50"/>
    <w:pPr>
      <w:jc w:val="center"/>
    </w:pPr>
    <w:rPr>
      <w:rFonts w:ascii="Times" w:hAnsi="Times"/>
      <w:sz w:val="40"/>
    </w:rPr>
  </w:style>
  <w:style w:type="character" w:customStyle="1" w:styleId="FootnoteTextChar">
    <w:name w:val="Footnote Text Char"/>
    <w:basedOn w:val="BodyTextChar"/>
    <w:link w:val="FootnoteText"/>
    <w:rsid w:val="00546FA6"/>
  </w:style>
</w:styles>
</file>

<file path=word/webSettings.xml><?xml version="1.0" encoding="utf-8"?>
<w:webSettings xmlns:r="http://schemas.openxmlformats.org/officeDocument/2006/relationships" xmlns:w="http://schemas.openxmlformats.org/wordprocessingml/2006/main">
  <w:doNotSaveAsSingleFile/>
  <w:pixelsPerInch w:val="96"/>
</w:webSettings>
</file>

<file path=word/_rels/document.xml.rels><?xml version="1.0" encoding="UTF-8" standalone="yes"?>
<Relationships xmlns="http://schemas.openxmlformats.org/package/2006/relationships"><Relationship Id="rId64" Type="http://schemas.openxmlformats.org/officeDocument/2006/relationships/oleObject" Target="embeddings/oleObject4.bin"/><Relationship Id="rId60" Type="http://schemas.openxmlformats.org/officeDocument/2006/relationships/image" Target="media/image44.pict"/><Relationship Id="rId39" Type="http://schemas.openxmlformats.org/officeDocument/2006/relationships/image" Target="media/image25.wmf"/><Relationship Id="rId70" Type="http://schemas.openxmlformats.org/officeDocument/2006/relationships/image" Target="media/image52.wmf"/><Relationship Id="rId7" Type="http://schemas.openxmlformats.org/officeDocument/2006/relationships/image" Target="media/image1.png"/><Relationship Id="rId43" Type="http://schemas.openxmlformats.org/officeDocument/2006/relationships/image" Target="media/image29.wmf"/><Relationship Id="rId74" Type="http://schemas.openxmlformats.org/officeDocument/2006/relationships/image" Target="media/image56.wmf"/><Relationship Id="rId25" Type="http://schemas.openxmlformats.org/officeDocument/2006/relationships/image" Target="media/image12.png"/><Relationship Id="rId10" Type="http://schemas.openxmlformats.org/officeDocument/2006/relationships/image" Target="media/image4.wmf"/><Relationship Id="rId90" Type="http://schemas.openxmlformats.org/officeDocument/2006/relationships/header" Target="header3.xml"/><Relationship Id="rId50" Type="http://schemas.openxmlformats.org/officeDocument/2006/relationships/image" Target="media/image35.png"/><Relationship Id="rId77" Type="http://schemas.openxmlformats.org/officeDocument/2006/relationships/image" Target="media/image59.wmf"/><Relationship Id="rId63" Type="http://schemas.openxmlformats.org/officeDocument/2006/relationships/image" Target="media/image46.pict"/><Relationship Id="rId17" Type="http://schemas.openxmlformats.org/officeDocument/2006/relationships/oleObject" Target="embeddings/Microsoft_Equation4.bin"/><Relationship Id="rId85" Type="http://schemas.openxmlformats.org/officeDocument/2006/relationships/image" Target="media/image66.wmf"/><Relationship Id="rId9" Type="http://schemas.openxmlformats.org/officeDocument/2006/relationships/image" Target="media/image3.emf"/><Relationship Id="rId18" Type="http://schemas.openxmlformats.org/officeDocument/2006/relationships/image" Target="media/image8.wmf"/><Relationship Id="rId27" Type="http://schemas.openxmlformats.org/officeDocument/2006/relationships/image" Target="media/image14.png"/><Relationship Id="rId71" Type="http://schemas.openxmlformats.org/officeDocument/2006/relationships/image" Target="media/image53.wmf"/><Relationship Id="rId14" Type="http://schemas.openxmlformats.org/officeDocument/2006/relationships/image" Target="media/image6.wmf"/><Relationship Id="rId4" Type="http://schemas.openxmlformats.org/officeDocument/2006/relationships/webSettings" Target="webSettings.xml"/><Relationship Id="rId28" Type="http://schemas.openxmlformats.org/officeDocument/2006/relationships/image" Target="media/image15.png"/><Relationship Id="rId92" Type="http://schemas.openxmlformats.org/officeDocument/2006/relationships/fontTable" Target="fontTable.xml"/><Relationship Id="rId45" Type="http://schemas.openxmlformats.org/officeDocument/2006/relationships/image" Target="media/image31.png"/><Relationship Id="rId58" Type="http://schemas.openxmlformats.org/officeDocument/2006/relationships/oleObject" Target="embeddings/oleObject2.bin"/><Relationship Id="rId42" Type="http://schemas.openxmlformats.org/officeDocument/2006/relationships/image" Target="media/image28.png"/><Relationship Id="rId73" Type="http://schemas.openxmlformats.org/officeDocument/2006/relationships/image" Target="media/image55.wmf"/><Relationship Id="rId89" Type="http://schemas.openxmlformats.org/officeDocument/2006/relationships/footer" Target="footer1.xml"/><Relationship Id="rId88" Type="http://schemas.openxmlformats.org/officeDocument/2006/relationships/header" Target="header2.xml"/><Relationship Id="rId87" Type="http://schemas.openxmlformats.org/officeDocument/2006/relationships/header" Target="header1.xml"/><Relationship Id="rId6" Type="http://schemas.openxmlformats.org/officeDocument/2006/relationships/endnotes" Target="endnotes.xml"/><Relationship Id="rId49" Type="http://schemas.openxmlformats.org/officeDocument/2006/relationships/oleObject" Target="embeddings/oleObject1.bin"/><Relationship Id="rId44" Type="http://schemas.openxmlformats.org/officeDocument/2006/relationships/image" Target="media/image30.wmf"/><Relationship Id="rId82" Type="http://schemas.openxmlformats.org/officeDocument/2006/relationships/image" Target="media/image63.wmf"/><Relationship Id="rId69" Type="http://schemas.openxmlformats.org/officeDocument/2006/relationships/image" Target="media/image51.wmf"/><Relationship Id="rId19" Type="http://schemas.openxmlformats.org/officeDocument/2006/relationships/oleObject" Target="embeddings/Microsoft_Equation5.bin"/><Relationship Id="rId38" Type="http://schemas.openxmlformats.org/officeDocument/2006/relationships/image" Target="media/image24.png"/><Relationship Id="rId20" Type="http://schemas.openxmlformats.org/officeDocument/2006/relationships/image" Target="media/image9.wmf"/><Relationship Id="rId2" Type="http://schemas.openxmlformats.org/officeDocument/2006/relationships/styles" Target="styles.xml"/><Relationship Id="rId46" Type="http://schemas.openxmlformats.org/officeDocument/2006/relationships/image" Target="media/image32.wmf"/><Relationship Id="rId57" Type="http://schemas.openxmlformats.org/officeDocument/2006/relationships/image" Target="media/image42.pict"/><Relationship Id="rId59" Type="http://schemas.openxmlformats.org/officeDocument/2006/relationships/image" Target="media/image43.png"/><Relationship Id="rId35" Type="http://schemas.openxmlformats.org/officeDocument/2006/relationships/image" Target="media/image22.wmf"/><Relationship Id="rId51" Type="http://schemas.openxmlformats.org/officeDocument/2006/relationships/image" Target="media/image36.pict"/><Relationship Id="rId55" Type="http://schemas.openxmlformats.org/officeDocument/2006/relationships/image" Target="media/image40.pict"/><Relationship Id="rId31" Type="http://schemas.openxmlformats.org/officeDocument/2006/relationships/image" Target="media/image18.png"/><Relationship Id="rId34" Type="http://schemas.openxmlformats.org/officeDocument/2006/relationships/image" Target="media/image21.wmf"/><Relationship Id="rId40" Type="http://schemas.openxmlformats.org/officeDocument/2006/relationships/image" Target="media/image26.wmf"/><Relationship Id="rId62" Type="http://schemas.openxmlformats.org/officeDocument/2006/relationships/image" Target="media/image45.png"/><Relationship Id="rId66" Type="http://schemas.openxmlformats.org/officeDocument/2006/relationships/image" Target="media/image48.wmf"/><Relationship Id="rId36" Type="http://schemas.openxmlformats.org/officeDocument/2006/relationships/oleObject" Target="embeddings/Microsoft_Equation8.bin"/><Relationship Id="rId72" Type="http://schemas.openxmlformats.org/officeDocument/2006/relationships/image" Target="media/image54.wmf"/><Relationship Id="rId1" Type="http://schemas.openxmlformats.org/officeDocument/2006/relationships/numbering" Target="numbering.xml"/><Relationship Id="rId24" Type="http://schemas.openxmlformats.org/officeDocument/2006/relationships/image" Target="media/image11.wmf"/><Relationship Id="rId47" Type="http://schemas.openxmlformats.org/officeDocument/2006/relationships/image" Target="media/image33.png"/><Relationship Id="rId56" Type="http://schemas.openxmlformats.org/officeDocument/2006/relationships/image" Target="media/image41.png"/><Relationship Id="rId48" Type="http://schemas.openxmlformats.org/officeDocument/2006/relationships/image" Target="media/image34.pict"/><Relationship Id="rId75" Type="http://schemas.openxmlformats.org/officeDocument/2006/relationships/image" Target="media/image57.wmf"/><Relationship Id="rId8" Type="http://schemas.openxmlformats.org/officeDocument/2006/relationships/image" Target="media/image2.wmf"/><Relationship Id="rId13" Type="http://schemas.openxmlformats.org/officeDocument/2006/relationships/oleObject" Target="embeddings/Microsoft_Equation2.bin"/><Relationship Id="rId32" Type="http://schemas.openxmlformats.org/officeDocument/2006/relationships/image" Target="media/image19.wmf"/><Relationship Id="rId37" Type="http://schemas.openxmlformats.org/officeDocument/2006/relationships/image" Target="media/image23.png"/><Relationship Id="rId52" Type="http://schemas.openxmlformats.org/officeDocument/2006/relationships/image" Target="media/image37.png"/><Relationship Id="rId65" Type="http://schemas.openxmlformats.org/officeDocument/2006/relationships/image" Target="media/image47.png"/><Relationship Id="rId67" Type="http://schemas.openxmlformats.org/officeDocument/2006/relationships/image" Target="media/image49.png"/><Relationship Id="rId54" Type="http://schemas.openxmlformats.org/officeDocument/2006/relationships/image" Target="media/image39.png"/><Relationship Id="rId12" Type="http://schemas.openxmlformats.org/officeDocument/2006/relationships/image" Target="media/image5.wmf"/><Relationship Id="rId76" Type="http://schemas.openxmlformats.org/officeDocument/2006/relationships/image" Target="media/image58.wmf"/><Relationship Id="rId79" Type="http://schemas.openxmlformats.org/officeDocument/2006/relationships/image" Target="media/image61.wmf"/><Relationship Id="rId80" Type="http://schemas.openxmlformats.org/officeDocument/2006/relationships/image" Target="media/image62.wmf"/><Relationship Id="rId81" Type="http://schemas.openxmlformats.org/officeDocument/2006/relationships/oleObject" Target="embeddings/Microsoft_Equation9.bin"/><Relationship Id="rId3" Type="http://schemas.openxmlformats.org/officeDocument/2006/relationships/settings" Target="settings.xml"/><Relationship Id="rId86" Type="http://schemas.openxmlformats.org/officeDocument/2006/relationships/image" Target="media/image67.wmf"/><Relationship Id="rId23" Type="http://schemas.openxmlformats.org/officeDocument/2006/relationships/oleObject" Target="embeddings/Microsoft_Equation7.bin"/><Relationship Id="rId61" Type="http://schemas.openxmlformats.org/officeDocument/2006/relationships/oleObject" Target="embeddings/oleObject3.bin"/><Relationship Id="rId53" Type="http://schemas.openxmlformats.org/officeDocument/2006/relationships/image" Target="media/image38.pict"/><Relationship Id="rId84" Type="http://schemas.openxmlformats.org/officeDocument/2006/relationships/image" Target="media/image65.wmf"/><Relationship Id="rId26" Type="http://schemas.openxmlformats.org/officeDocument/2006/relationships/image" Target="media/image13.png"/><Relationship Id="rId30" Type="http://schemas.openxmlformats.org/officeDocument/2006/relationships/image" Target="media/image17.wmf"/><Relationship Id="rId11" Type="http://schemas.openxmlformats.org/officeDocument/2006/relationships/oleObject" Target="embeddings/Microsoft_Equation1.bin"/><Relationship Id="rId68" Type="http://schemas.openxmlformats.org/officeDocument/2006/relationships/image" Target="media/image50.png"/><Relationship Id="rId29" Type="http://schemas.openxmlformats.org/officeDocument/2006/relationships/image" Target="media/image16.wmf"/><Relationship Id="rId16" Type="http://schemas.openxmlformats.org/officeDocument/2006/relationships/image" Target="media/image7.wmf"/><Relationship Id="rId33" Type="http://schemas.openxmlformats.org/officeDocument/2006/relationships/image" Target="media/image20.png"/><Relationship Id="rId91" Type="http://schemas.openxmlformats.org/officeDocument/2006/relationships/footer" Target="footer2.xml"/><Relationship Id="rId83" Type="http://schemas.openxmlformats.org/officeDocument/2006/relationships/image" Target="media/image64.wmf"/><Relationship Id="rId93" Type="http://schemas.openxmlformats.org/officeDocument/2006/relationships/theme" Target="theme/theme1.xml"/><Relationship Id="rId41"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oleObject" Target="embeddings/Microsoft_Equation3.bin"/><Relationship Id="rId78" Type="http://schemas.openxmlformats.org/officeDocument/2006/relationships/image" Target="media/image60.wmf"/><Relationship Id="rId22" Type="http://schemas.openxmlformats.org/officeDocument/2006/relationships/image" Target="media/image10.wmf"/><Relationship Id="rId21" Type="http://schemas.openxmlformats.org/officeDocument/2006/relationships/oleObject" Target="embeddings/Microsoft_Equation6.bin"/></Relationships>
</file>

<file path=word/_rels/header3.xml.rels><?xml version="1.0" encoding="UTF-8" standalone="yes"?>
<Relationships xmlns="http://schemas.openxmlformats.org/package/2006/relationships"><Relationship Id="rId1" Type="http://schemas.openxmlformats.org/officeDocument/2006/relationships/image" Target="media/image6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eb\Desktop\Aneesha\Updated%20Templates\Wharton%20Branding%20Template_040108.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\Documents and Settings\Deb\Desktop\Aneesha\Updated Templates\Wharton Branding Template_040108.dot</Template>
  <TotalTime>29</TotalTime>
  <Pages>44</Pages>
  <Words>3148</Words>
  <Characters>17949</Characters>
  <Application>Microsoft Macintosh Word</Application>
  <DocSecurity>0</DocSecurity>
  <Lines>149</Lines>
  <Paragraphs>35</Paragraphs>
  <ScaleCrop>false</ScaleCrop>
  <HeadingPairs>
    <vt:vector size="2" baseType="variant">
      <vt:variant>
        <vt:lpstr>Title</vt:lpstr>
      </vt:variant>
      <vt:variant>
        <vt:i4>1</vt:i4>
      </vt:variant>
    </vt:vector>
  </HeadingPairs>
  <TitlesOfParts>
    <vt:vector size="1" baseType="lpstr">
      <vt:lpstr>Wharton Branding Template</vt:lpstr>
    </vt:vector>
  </TitlesOfParts>
  <Company>Stanford - Graduate School of Business</Company>
  <LinksUpToDate>false</LinksUpToDate>
  <CharactersWithSpaces>22042</CharactersWithSpaces>
  <SharedDoc>false</SharedDoc>
  <HLinks>
    <vt:vector size="42" baseType="variant">
      <vt:variant>
        <vt:i4>1376281</vt:i4>
      </vt:variant>
      <vt:variant>
        <vt:i4>9189</vt:i4>
      </vt:variant>
      <vt:variant>
        <vt:i4>1053</vt:i4>
      </vt:variant>
      <vt:variant>
        <vt:i4>1</vt:i4>
      </vt:variant>
      <vt:variant>
        <vt:lpwstr>temp</vt:lpwstr>
      </vt:variant>
      <vt:variant>
        <vt:lpwstr/>
      </vt:variant>
      <vt:variant>
        <vt:i4>1376281</vt:i4>
      </vt:variant>
      <vt:variant>
        <vt:i4>10412</vt:i4>
      </vt:variant>
      <vt:variant>
        <vt:i4>1057</vt:i4>
      </vt:variant>
      <vt:variant>
        <vt:i4>1</vt:i4>
      </vt:variant>
      <vt:variant>
        <vt:lpwstr>temp</vt:lpwstr>
      </vt:variant>
      <vt:variant>
        <vt:lpwstr/>
      </vt:variant>
      <vt:variant>
        <vt:i4>1376281</vt:i4>
      </vt:variant>
      <vt:variant>
        <vt:i4>10414</vt:i4>
      </vt:variant>
      <vt:variant>
        <vt:i4>1058</vt:i4>
      </vt:variant>
      <vt:variant>
        <vt:i4>1</vt:i4>
      </vt:variant>
      <vt:variant>
        <vt:lpwstr>temp</vt:lpwstr>
      </vt:variant>
      <vt:variant>
        <vt:lpwstr/>
      </vt:variant>
      <vt:variant>
        <vt:i4>1376281</vt:i4>
      </vt:variant>
      <vt:variant>
        <vt:i4>10790</vt:i4>
      </vt:variant>
      <vt:variant>
        <vt:i4>1059</vt:i4>
      </vt:variant>
      <vt:variant>
        <vt:i4>1</vt:i4>
      </vt:variant>
      <vt:variant>
        <vt:lpwstr>temp</vt:lpwstr>
      </vt:variant>
      <vt:variant>
        <vt:lpwstr/>
      </vt:variant>
      <vt:variant>
        <vt:i4>1376281</vt:i4>
      </vt:variant>
      <vt:variant>
        <vt:i4>14507</vt:i4>
      </vt:variant>
      <vt:variant>
        <vt:i4>1068</vt:i4>
      </vt:variant>
      <vt:variant>
        <vt:i4>1</vt:i4>
      </vt:variant>
      <vt:variant>
        <vt:lpwstr>temp</vt:lpwstr>
      </vt:variant>
      <vt:variant>
        <vt:lpwstr/>
      </vt:variant>
      <vt:variant>
        <vt:i4>1376281</vt:i4>
      </vt:variant>
      <vt:variant>
        <vt:i4>14640</vt:i4>
      </vt:variant>
      <vt:variant>
        <vt:i4>1069</vt:i4>
      </vt:variant>
      <vt:variant>
        <vt:i4>1</vt:i4>
      </vt:variant>
      <vt:variant>
        <vt:lpwstr>temp</vt:lpwstr>
      </vt:variant>
      <vt:variant>
        <vt:lpwstr/>
      </vt:variant>
      <vt:variant>
        <vt:i4>1376281</vt:i4>
      </vt:variant>
      <vt:variant>
        <vt:i4>14642</vt:i4>
      </vt:variant>
      <vt:variant>
        <vt:i4>1070</vt:i4>
      </vt:variant>
      <vt:variant>
        <vt:i4>1</vt:i4>
      </vt:variant>
      <vt:variant>
        <vt:lpwstr>temp</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Wharton Branding Template</dc:title>
  <dc:subject/>
  <dc:creator>Deborah Bitzer Riess</dc:creator>
  <cp:keywords/>
  <cp:lastModifiedBy>Robert Stine</cp:lastModifiedBy>
  <cp:revision>3</cp:revision>
  <cp:lastPrinted>2008-05-02T17:24:00Z</cp:lastPrinted>
  <dcterms:created xsi:type="dcterms:W3CDTF">2009-07-15T20:46:00Z</dcterms:created>
  <dcterms:modified xsi:type="dcterms:W3CDTF">2009-07-17T19:53:00Z</dcterms:modified>
</cp:coreProperties>
</file>